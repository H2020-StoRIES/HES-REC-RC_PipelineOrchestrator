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DADA4" w14:textId="34E10A5C" w:rsidR="00E30A8E" w:rsidRPr="00150275" w:rsidRDefault="00150275" w:rsidP="00E30A8E">
      <w:pPr>
        <w:jc w:val="center"/>
        <w:rPr>
          <w:b/>
          <w:bCs/>
          <w:sz w:val="28"/>
          <w:szCs w:val="28"/>
        </w:rPr>
      </w:pPr>
      <w:r w:rsidRPr="00150275">
        <w:rPr>
          <w:b/>
          <w:bCs/>
          <w:sz w:val="28"/>
          <w:szCs w:val="28"/>
        </w:rPr>
        <w:t>Optimization</w:t>
      </w:r>
      <w:r w:rsidR="002E38A6" w:rsidRPr="00150275">
        <w:rPr>
          <w:b/>
          <w:bCs/>
          <w:sz w:val="28"/>
          <w:szCs w:val="28"/>
        </w:rPr>
        <w:t xml:space="preserve"> Model Concept Diagra</w:t>
      </w:r>
      <w:r w:rsidR="00E30A8E" w:rsidRPr="00150275">
        <w:rPr>
          <w:b/>
          <w:bCs/>
          <w:sz w:val="28"/>
          <w:szCs w:val="28"/>
        </w:rPr>
        <w:t>m</w:t>
      </w:r>
    </w:p>
    <w:p w14:paraId="138DA64A" w14:textId="36EDC2A1" w:rsidR="00E30A8E" w:rsidRDefault="00E30A8E" w:rsidP="002E38A6">
      <w:pPr>
        <w:jc w:val="center"/>
        <w:rPr>
          <w:i/>
          <w:iCs/>
        </w:rPr>
      </w:pPr>
    </w:p>
    <w:p w14:paraId="35FE9299" w14:textId="30CC95FC" w:rsidR="00817DBC" w:rsidRPr="000E08D0" w:rsidRDefault="00150275" w:rsidP="000E08D0">
      <w:pPr>
        <w:jc w:val="center"/>
        <w:rPr>
          <w:i/>
          <w:iCs/>
        </w:rPr>
      </w:pPr>
      <w:r w:rsidRPr="00150275">
        <w:rPr>
          <w:noProof/>
        </w:rPr>
        <w:drawing>
          <wp:inline distT="0" distB="0" distL="0" distR="0" wp14:anchorId="73588023" wp14:editId="709F7807">
            <wp:extent cx="4710168" cy="2880934"/>
            <wp:effectExtent l="0" t="0" r="0" b="0"/>
            <wp:docPr id="4892137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8651" b="15802"/>
                    <a:stretch/>
                  </pic:blipFill>
                  <pic:spPr bwMode="auto">
                    <a:xfrm>
                      <a:off x="0" y="0"/>
                      <a:ext cx="4714595" cy="2883642"/>
                    </a:xfrm>
                    <a:prstGeom prst="rect">
                      <a:avLst/>
                    </a:prstGeom>
                    <a:noFill/>
                    <a:ln>
                      <a:noFill/>
                    </a:ln>
                    <a:extLst>
                      <a:ext uri="{53640926-AAD7-44D8-BBD7-CCE9431645EC}">
                        <a14:shadowObscured xmlns:a14="http://schemas.microsoft.com/office/drawing/2010/main"/>
                      </a:ext>
                    </a:extLst>
                  </pic:spPr>
                </pic:pic>
              </a:graphicData>
            </a:graphic>
          </wp:inline>
        </w:drawing>
      </w:r>
    </w:p>
    <w:p w14:paraId="086E2F26" w14:textId="77777777" w:rsidR="00817DBC" w:rsidRDefault="00817DBC" w:rsidP="00817DBC">
      <w:pPr>
        <w:rPr>
          <w:b/>
          <w:bCs/>
          <w:sz w:val="28"/>
          <w:szCs w:val="28"/>
        </w:rPr>
      </w:pPr>
    </w:p>
    <w:p w14:paraId="31A74598" w14:textId="77777777" w:rsidR="00817DBC" w:rsidRDefault="00817DBC" w:rsidP="00817DBC">
      <w:pPr>
        <w:rPr>
          <w:b/>
          <w:bCs/>
          <w:sz w:val="28"/>
          <w:szCs w:val="28"/>
        </w:rPr>
      </w:pPr>
    </w:p>
    <w:p w14:paraId="33D22A3E" w14:textId="49FA9596" w:rsidR="00817DBC" w:rsidRDefault="000E08D0" w:rsidP="000E08D0">
      <w:pPr>
        <w:jc w:val="center"/>
        <w:rPr>
          <w:b/>
          <w:bCs/>
          <w:sz w:val="28"/>
          <w:szCs w:val="28"/>
        </w:rPr>
      </w:pPr>
      <w:r>
        <w:rPr>
          <w:noProof/>
        </w:rPr>
        <w:drawing>
          <wp:inline distT="0" distB="0" distL="0" distR="0" wp14:anchorId="2D49764F" wp14:editId="1602CB0F">
            <wp:extent cx="6038850" cy="3817799"/>
            <wp:effectExtent l="0" t="0" r="0" b="0"/>
            <wp:docPr id="1" name="Picture 1" descr="Immagine che contiene schermata, testo, quadra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magine che contiene schermata, testo, quadrato, Software multimedial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4551" cy="3853014"/>
                    </a:xfrm>
                    <a:prstGeom prst="rect">
                      <a:avLst/>
                    </a:prstGeom>
                    <a:noFill/>
                  </pic:spPr>
                </pic:pic>
              </a:graphicData>
            </a:graphic>
          </wp:inline>
        </w:drawing>
      </w:r>
    </w:p>
    <w:p w14:paraId="67D0EE7E" w14:textId="3576F483" w:rsidR="00817DBC" w:rsidRDefault="000E08D0" w:rsidP="000E08D0">
      <w:pPr>
        <w:jc w:val="center"/>
        <w:rPr>
          <w:b/>
          <w:bCs/>
          <w:sz w:val="28"/>
          <w:szCs w:val="28"/>
        </w:rPr>
      </w:pPr>
      <w:r>
        <w:t>Figure 1: EXAMPLE OF System configuration</w:t>
      </w:r>
    </w:p>
    <w:p w14:paraId="049AB2C2" w14:textId="77777777" w:rsidR="00817DBC" w:rsidRDefault="00817DBC" w:rsidP="00817DBC">
      <w:pPr>
        <w:rPr>
          <w:b/>
          <w:bCs/>
          <w:sz w:val="28"/>
          <w:szCs w:val="28"/>
        </w:rPr>
      </w:pPr>
    </w:p>
    <w:p w14:paraId="2164287E" w14:textId="77777777" w:rsidR="00817DBC" w:rsidRDefault="00817DBC" w:rsidP="00817DBC">
      <w:pPr>
        <w:rPr>
          <w:b/>
          <w:bCs/>
          <w:sz w:val="28"/>
          <w:szCs w:val="28"/>
        </w:rPr>
      </w:pPr>
    </w:p>
    <w:p w14:paraId="2AF28E48" w14:textId="7DEF1B56" w:rsidR="00817DBC" w:rsidRPr="00E20416" w:rsidRDefault="00817DBC" w:rsidP="00817DBC">
      <w:pPr>
        <w:rPr>
          <w:b/>
          <w:bCs/>
          <w:sz w:val="28"/>
          <w:szCs w:val="28"/>
        </w:rPr>
      </w:pPr>
      <w:r w:rsidRPr="00E20416">
        <w:rPr>
          <w:b/>
          <w:bCs/>
          <w:sz w:val="28"/>
          <w:szCs w:val="28"/>
        </w:rPr>
        <w:lastRenderedPageBreak/>
        <w:t>Nomenclature</w:t>
      </w:r>
    </w:p>
    <w:tbl>
      <w:tblPr>
        <w:tblStyle w:val="TableGrid"/>
        <w:tblW w:w="0" w:type="auto"/>
        <w:tblLook w:val="04A0" w:firstRow="1" w:lastRow="0" w:firstColumn="1" w:lastColumn="0" w:noHBand="0" w:noVBand="1"/>
      </w:tblPr>
      <w:tblGrid>
        <w:gridCol w:w="2325"/>
        <w:gridCol w:w="7297"/>
      </w:tblGrid>
      <w:tr w:rsidR="00817DBC" w:rsidRPr="00502F7E" w14:paraId="31D86218" w14:textId="77777777" w:rsidTr="00383C62">
        <w:tc>
          <w:tcPr>
            <w:tcW w:w="9622" w:type="dxa"/>
            <w:gridSpan w:val="2"/>
          </w:tcPr>
          <w:p w14:paraId="36493739" w14:textId="77777777" w:rsidR="00817DBC" w:rsidRPr="00502F7E" w:rsidRDefault="00817DBC" w:rsidP="00383C62">
            <w:pPr>
              <w:rPr>
                <w:b/>
                <w:sz w:val="22"/>
                <w:szCs w:val="22"/>
              </w:rPr>
            </w:pPr>
            <w:r w:rsidRPr="00502F7E">
              <w:rPr>
                <w:b/>
                <w:sz w:val="22"/>
                <w:szCs w:val="22"/>
              </w:rPr>
              <w:t>Decision Variables</w:t>
            </w:r>
          </w:p>
        </w:tc>
      </w:tr>
      <w:tr w:rsidR="00817DBC" w:rsidRPr="00502F7E" w14:paraId="1A93203B" w14:textId="77777777" w:rsidTr="00383C62">
        <w:tc>
          <w:tcPr>
            <w:tcW w:w="2325" w:type="dxa"/>
          </w:tcPr>
          <w:p w14:paraId="55380B22" w14:textId="77777777" w:rsidR="00817DBC" w:rsidRPr="00502F7E" w:rsidRDefault="00000000" w:rsidP="00383C62">
            <w:pPr>
              <w:rPr>
                <w:sz w:val="22"/>
                <w:szCs w:val="22"/>
                <w:lang w:eastAsia="zh-CN"/>
              </w:rPr>
            </w:pPr>
            <m:oMathPara>
              <m:oMath>
                <m:sSub>
                  <m:sSubPr>
                    <m:ctrlPr>
                      <w:rPr>
                        <w:rFonts w:ascii="Cambria Math" w:hAnsi="Cambria Math" w:cs="Calibri"/>
                        <w:i/>
                        <w:iCs/>
                        <w:sz w:val="22"/>
                        <w:szCs w:val="22"/>
                        <w:lang w:eastAsia="zh-CN"/>
                      </w:rPr>
                    </m:ctrlPr>
                  </m:sSubPr>
                  <m:e>
                    <m:r>
                      <w:rPr>
                        <w:rFonts w:ascii="Cambria Math" w:hAnsi="Cambria Math" w:cs="Calibri"/>
                        <w:sz w:val="22"/>
                        <w:szCs w:val="22"/>
                        <w:lang w:eastAsia="zh-CN"/>
                      </w:rPr>
                      <m:t>A</m:t>
                    </m:r>
                  </m:e>
                  <m:sub>
                    <m:r>
                      <w:rPr>
                        <w:rFonts w:ascii="Cambria Math" w:hAnsi="Cambria Math" w:cs="Calibri"/>
                        <w:sz w:val="22"/>
                        <w:szCs w:val="22"/>
                        <w:lang w:eastAsia="zh-CN"/>
                      </w:rPr>
                      <m:t>PVj</m:t>
                    </m:r>
                  </m:sub>
                </m:sSub>
              </m:oMath>
            </m:oMathPara>
          </w:p>
        </w:tc>
        <w:tc>
          <w:tcPr>
            <w:tcW w:w="7297" w:type="dxa"/>
          </w:tcPr>
          <w:p w14:paraId="620FFE14" w14:textId="77777777" w:rsidR="00817DBC" w:rsidRPr="00502F7E" w:rsidRDefault="00817DBC" w:rsidP="00383C62">
            <w:pPr>
              <w:rPr>
                <w:bCs/>
                <w:sz w:val="22"/>
                <w:szCs w:val="22"/>
              </w:rPr>
            </w:pPr>
            <w:r w:rsidRPr="00502F7E">
              <w:rPr>
                <w:bCs/>
                <w:sz w:val="22"/>
                <w:szCs w:val="22"/>
              </w:rPr>
              <w:t>Installed area of PV (m</w:t>
            </w:r>
            <w:r w:rsidRPr="00502F7E">
              <w:rPr>
                <w:bCs/>
                <w:sz w:val="22"/>
                <w:szCs w:val="22"/>
                <w:vertAlign w:val="superscript"/>
              </w:rPr>
              <w:t>2</w:t>
            </w:r>
            <w:r w:rsidRPr="00502F7E">
              <w:rPr>
                <w:bCs/>
                <w:sz w:val="22"/>
                <w:szCs w:val="22"/>
              </w:rPr>
              <w:t>)</w:t>
            </w:r>
          </w:p>
        </w:tc>
      </w:tr>
      <w:tr w:rsidR="00817DBC" w:rsidRPr="00502F7E" w14:paraId="6413A22B" w14:textId="77777777" w:rsidTr="00383C62">
        <w:tc>
          <w:tcPr>
            <w:tcW w:w="2325" w:type="dxa"/>
          </w:tcPr>
          <w:p w14:paraId="19483E8B" w14:textId="77777777" w:rsidR="00817DBC" w:rsidRPr="00502F7E" w:rsidRDefault="00000000" w:rsidP="00383C62">
            <w:pPr>
              <w:rPr>
                <w:sz w:val="22"/>
                <w:szCs w:val="22"/>
                <w:lang w:eastAsia="zh-CN"/>
              </w:rPr>
            </w:pPr>
            <m:oMathPara>
              <m:oMath>
                <m:sSub>
                  <m:sSubPr>
                    <m:ctrlPr>
                      <w:rPr>
                        <w:rFonts w:ascii="Cambria Math" w:hAnsi="Cambria Math"/>
                        <w:i/>
                        <w:sz w:val="22"/>
                        <w:szCs w:val="22"/>
                        <w:lang w:eastAsia="zh-CN"/>
                      </w:rPr>
                    </m:ctrlPr>
                  </m:sSubPr>
                  <m:e>
                    <m:r>
                      <w:rPr>
                        <w:rFonts w:ascii="Cambria Math" w:hAnsi="Cambria Math"/>
                        <w:sz w:val="22"/>
                        <w:szCs w:val="22"/>
                        <w:lang w:eastAsia="zh-CN"/>
                      </w:rPr>
                      <m:t>C</m:t>
                    </m:r>
                  </m:e>
                  <m:sub>
                    <m:r>
                      <w:rPr>
                        <w:rFonts w:ascii="Cambria Math" w:hAnsi="Cambria Math"/>
                        <w:sz w:val="22"/>
                        <w:szCs w:val="22"/>
                        <w:lang w:eastAsia="zh-CN"/>
                      </w:rPr>
                      <m:t>AChilj,d,hr</m:t>
                    </m:r>
                  </m:sub>
                </m:sSub>
              </m:oMath>
            </m:oMathPara>
          </w:p>
        </w:tc>
        <w:tc>
          <w:tcPr>
            <w:tcW w:w="7297" w:type="dxa"/>
          </w:tcPr>
          <w:p w14:paraId="03941C70" w14:textId="77777777" w:rsidR="00817DBC" w:rsidRPr="00502F7E" w:rsidRDefault="00817DBC" w:rsidP="00383C62">
            <w:pPr>
              <w:rPr>
                <w:sz w:val="22"/>
                <w:szCs w:val="22"/>
              </w:rPr>
            </w:pPr>
            <w:r w:rsidRPr="00502F7E">
              <w:rPr>
                <w:sz w:val="22"/>
                <w:szCs w:val="22"/>
              </w:rPr>
              <w:t xml:space="preserve">Cooling rate provided by absorption chiller </w:t>
            </w:r>
            <w:r w:rsidRPr="00502F7E">
              <w:rPr>
                <w:bCs/>
                <w:sz w:val="22"/>
                <w:szCs w:val="22"/>
              </w:rPr>
              <w:t>(dependent variable) (kW)</w:t>
            </w:r>
          </w:p>
        </w:tc>
      </w:tr>
      <w:tr w:rsidR="00817DBC" w:rsidRPr="00502F7E" w14:paraId="30B54433" w14:textId="77777777" w:rsidTr="00383C62">
        <w:tc>
          <w:tcPr>
            <w:tcW w:w="2325" w:type="dxa"/>
          </w:tcPr>
          <w:p w14:paraId="60412F46"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cs="Calibri"/>
                        <w:sz w:val="22"/>
                        <w:szCs w:val="22"/>
                      </w:rPr>
                      <m:t>C</m:t>
                    </m:r>
                  </m:e>
                  <m:sup>
                    <m:r>
                      <w:rPr>
                        <w:rFonts w:ascii="Cambria Math" w:cs="Calibri"/>
                        <w:sz w:val="22"/>
                        <w:szCs w:val="22"/>
                      </w:rPr>
                      <m:t>Energy</m:t>
                    </m:r>
                  </m:sup>
                </m:sSup>
              </m:oMath>
            </m:oMathPara>
          </w:p>
        </w:tc>
        <w:tc>
          <w:tcPr>
            <w:tcW w:w="7297" w:type="dxa"/>
          </w:tcPr>
          <w:p w14:paraId="3FBF8099" w14:textId="77777777" w:rsidR="00817DBC" w:rsidRPr="00502F7E" w:rsidRDefault="00817DBC" w:rsidP="00383C62">
            <w:pPr>
              <w:rPr>
                <w:bCs/>
                <w:sz w:val="22"/>
                <w:szCs w:val="22"/>
              </w:rPr>
            </w:pPr>
            <w:r w:rsidRPr="00502F7E">
              <w:rPr>
                <w:bCs/>
                <w:sz w:val="22"/>
                <w:szCs w:val="22"/>
              </w:rPr>
              <w:t>Total annual energy cost (</w:t>
            </w:r>
            <w:r w:rsidRPr="00502F7E">
              <w:rPr>
                <w:rFonts w:cs="Calibri"/>
                <w:bCs/>
                <w:sz w:val="22"/>
                <w:szCs w:val="22"/>
              </w:rPr>
              <w:t>€)</w:t>
            </w:r>
          </w:p>
        </w:tc>
      </w:tr>
      <w:tr w:rsidR="00817DBC" w:rsidRPr="00502F7E" w14:paraId="49B687FE" w14:textId="77777777" w:rsidTr="00383C62">
        <w:tc>
          <w:tcPr>
            <w:tcW w:w="2325" w:type="dxa"/>
          </w:tcPr>
          <w:p w14:paraId="35063178"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cs="Calibri"/>
                        <w:sz w:val="22"/>
                        <w:szCs w:val="22"/>
                      </w:rPr>
                      <m:t>C</m:t>
                    </m:r>
                  </m:e>
                  <m:sup>
                    <m:r>
                      <w:rPr>
                        <w:rFonts w:ascii="Cambria Math" w:cs="Calibri"/>
                        <w:sz w:val="22"/>
                        <w:szCs w:val="22"/>
                      </w:rPr>
                      <m:t>INV</m:t>
                    </m:r>
                  </m:sup>
                </m:sSup>
              </m:oMath>
            </m:oMathPara>
          </w:p>
        </w:tc>
        <w:tc>
          <w:tcPr>
            <w:tcW w:w="7297" w:type="dxa"/>
          </w:tcPr>
          <w:p w14:paraId="49A4935F" w14:textId="77777777" w:rsidR="00817DBC" w:rsidRPr="00502F7E" w:rsidRDefault="00817DBC" w:rsidP="00383C62">
            <w:pPr>
              <w:rPr>
                <w:bCs/>
                <w:sz w:val="22"/>
                <w:szCs w:val="22"/>
              </w:rPr>
            </w:pPr>
            <w:r w:rsidRPr="00502F7E">
              <w:rPr>
                <w:bCs/>
                <w:sz w:val="22"/>
                <w:szCs w:val="22"/>
              </w:rPr>
              <w:t>Total annualized investments cost (</w:t>
            </w:r>
            <w:r w:rsidRPr="00502F7E">
              <w:rPr>
                <w:rFonts w:cs="Calibri"/>
                <w:bCs/>
                <w:sz w:val="22"/>
                <w:szCs w:val="22"/>
              </w:rPr>
              <w:t>€)</w:t>
            </w:r>
          </w:p>
        </w:tc>
      </w:tr>
      <w:tr w:rsidR="00817DBC" w:rsidRPr="00502F7E" w14:paraId="362E7B3A" w14:textId="77777777" w:rsidTr="00383C62">
        <w:tc>
          <w:tcPr>
            <w:tcW w:w="2325" w:type="dxa"/>
          </w:tcPr>
          <w:p w14:paraId="7A8BE500"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cs="Calibri"/>
                        <w:sz w:val="22"/>
                        <w:szCs w:val="22"/>
                      </w:rPr>
                      <m:t>C</m:t>
                    </m:r>
                  </m:e>
                  <m:sup>
                    <m:r>
                      <w:rPr>
                        <w:rFonts w:ascii="Cambria Math" w:cs="Calibri"/>
                        <w:sz w:val="22"/>
                        <w:szCs w:val="22"/>
                      </w:rPr>
                      <m:t>O&amp;M</m:t>
                    </m:r>
                  </m:sup>
                </m:sSup>
              </m:oMath>
            </m:oMathPara>
          </w:p>
        </w:tc>
        <w:tc>
          <w:tcPr>
            <w:tcW w:w="7297" w:type="dxa"/>
          </w:tcPr>
          <w:p w14:paraId="63DD2703" w14:textId="77777777" w:rsidR="00817DBC" w:rsidRPr="00502F7E" w:rsidRDefault="00817DBC" w:rsidP="00383C62">
            <w:pPr>
              <w:rPr>
                <w:bCs/>
                <w:sz w:val="22"/>
                <w:szCs w:val="22"/>
              </w:rPr>
            </w:pPr>
            <w:r w:rsidRPr="00502F7E">
              <w:rPr>
                <w:bCs/>
                <w:sz w:val="22"/>
                <w:szCs w:val="22"/>
              </w:rPr>
              <w:t>Total annual O&amp;M cost (</w:t>
            </w:r>
            <w:r w:rsidRPr="00502F7E">
              <w:rPr>
                <w:rFonts w:cs="Calibri"/>
                <w:bCs/>
                <w:sz w:val="22"/>
                <w:szCs w:val="22"/>
              </w:rPr>
              <w:t>€)</w:t>
            </w:r>
          </w:p>
        </w:tc>
      </w:tr>
      <w:tr w:rsidR="00817DBC" w:rsidRPr="00502F7E" w14:paraId="450F4C2C" w14:textId="77777777" w:rsidTr="00383C62">
        <w:tc>
          <w:tcPr>
            <w:tcW w:w="2325" w:type="dxa"/>
          </w:tcPr>
          <w:p w14:paraId="303A3172" w14:textId="77777777" w:rsidR="00817DBC" w:rsidRPr="00502F7E" w:rsidRDefault="00000000" w:rsidP="00383C62">
            <w:pPr>
              <w:rPr>
                <w:sz w:val="22"/>
                <w:szCs w:val="22"/>
                <w:lang w:eastAsia="zh-CN"/>
              </w:rPr>
            </w:pPr>
            <m:oMathPara>
              <m:oMath>
                <m:sSup>
                  <m:sSupPr>
                    <m:ctrlPr>
                      <w:rPr>
                        <w:rFonts w:ascii="Cambria Math" w:hAnsi="Cambria Math" w:cs="Calibri"/>
                        <w:i/>
                        <w:sz w:val="22"/>
                        <w:szCs w:val="22"/>
                      </w:rPr>
                    </m:ctrlPr>
                  </m:sSupPr>
                  <m:e>
                    <m:r>
                      <w:rPr>
                        <w:rFonts w:ascii="Cambria Math" w:cs="Calibri"/>
                        <w:sz w:val="22"/>
                        <w:szCs w:val="22"/>
                      </w:rPr>
                      <m:t>C</m:t>
                    </m:r>
                  </m:e>
                  <m:sup>
                    <m:r>
                      <w:rPr>
                        <w:rFonts w:ascii="Cambria Math" w:cs="Calibri"/>
                        <w:sz w:val="22"/>
                        <w:szCs w:val="22"/>
                      </w:rPr>
                      <m:t>Tot</m:t>
                    </m:r>
                  </m:sup>
                </m:sSup>
              </m:oMath>
            </m:oMathPara>
          </w:p>
        </w:tc>
        <w:tc>
          <w:tcPr>
            <w:tcW w:w="7297" w:type="dxa"/>
          </w:tcPr>
          <w:p w14:paraId="43879FEE" w14:textId="77777777" w:rsidR="00817DBC" w:rsidRPr="00502F7E" w:rsidRDefault="00817DBC" w:rsidP="00383C62">
            <w:pPr>
              <w:rPr>
                <w:bCs/>
                <w:sz w:val="22"/>
                <w:szCs w:val="22"/>
              </w:rPr>
            </w:pPr>
            <w:r w:rsidRPr="00502F7E">
              <w:rPr>
                <w:bCs/>
                <w:sz w:val="22"/>
                <w:szCs w:val="22"/>
              </w:rPr>
              <w:t>Total annual cost (</w:t>
            </w:r>
            <w:r w:rsidRPr="00502F7E">
              <w:rPr>
                <w:rFonts w:cs="Calibri"/>
                <w:bCs/>
                <w:sz w:val="22"/>
                <w:szCs w:val="22"/>
              </w:rPr>
              <w:t>€)</w:t>
            </w:r>
          </w:p>
        </w:tc>
      </w:tr>
      <w:tr w:rsidR="00817DBC" w:rsidRPr="00502F7E" w14:paraId="5605256F" w14:textId="77777777" w:rsidTr="00383C62">
        <w:tc>
          <w:tcPr>
            <w:tcW w:w="2325" w:type="dxa"/>
          </w:tcPr>
          <w:p w14:paraId="76E9FE3C" w14:textId="77777777" w:rsidR="00817DBC" w:rsidRPr="00502F7E" w:rsidRDefault="00000000" w:rsidP="00383C62">
            <w:pPr>
              <w:rPr>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Cap</m:t>
                    </m:r>
                  </m:e>
                  <m:sub>
                    <m:r>
                      <w:rPr>
                        <w:rFonts w:ascii="Cambria Math" w:hAnsi="Cambria Math" w:cs="Calibri"/>
                        <w:sz w:val="22"/>
                        <w:szCs w:val="22"/>
                      </w:rPr>
                      <m:t>Batj</m:t>
                    </m:r>
                  </m:sub>
                </m:sSub>
              </m:oMath>
            </m:oMathPara>
          </w:p>
        </w:tc>
        <w:tc>
          <w:tcPr>
            <w:tcW w:w="7297" w:type="dxa"/>
          </w:tcPr>
          <w:p w14:paraId="09CB443A" w14:textId="77777777" w:rsidR="00817DBC" w:rsidRPr="00502F7E" w:rsidRDefault="00817DBC" w:rsidP="00383C62">
            <w:pPr>
              <w:rPr>
                <w:sz w:val="22"/>
                <w:szCs w:val="22"/>
              </w:rPr>
            </w:pPr>
            <w:r w:rsidRPr="00502F7E">
              <w:rPr>
                <w:sz w:val="22"/>
                <w:szCs w:val="22"/>
              </w:rPr>
              <w:t>Capacity of battery (kWh)</w:t>
            </w:r>
          </w:p>
        </w:tc>
      </w:tr>
      <w:tr w:rsidR="00817DBC" w:rsidRPr="00502F7E" w14:paraId="021DF937" w14:textId="77777777" w:rsidTr="00383C62">
        <w:tc>
          <w:tcPr>
            <w:tcW w:w="2325" w:type="dxa"/>
          </w:tcPr>
          <w:p w14:paraId="1E79EE4A"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DR</m:t>
                    </m:r>
                  </m:e>
                  <m:sub>
                    <m:r>
                      <w:rPr>
                        <w:rFonts w:ascii="Cambria Math" w:hAnsi="Cambria Math" w:cs="Calibri"/>
                        <w:sz w:val="22"/>
                        <w:szCs w:val="22"/>
                        <w:lang w:eastAsia="zh-CN"/>
                      </w:rPr>
                      <m:t>CHP NGICEj</m:t>
                    </m:r>
                  </m:sub>
                </m:sSub>
              </m:oMath>
            </m:oMathPara>
          </w:p>
        </w:tc>
        <w:tc>
          <w:tcPr>
            <w:tcW w:w="7297" w:type="dxa"/>
          </w:tcPr>
          <w:p w14:paraId="46B753FD" w14:textId="77777777" w:rsidR="00817DBC" w:rsidRPr="00502F7E" w:rsidRDefault="00817DBC" w:rsidP="00383C62">
            <w:pPr>
              <w:rPr>
                <w:bCs/>
                <w:sz w:val="22"/>
                <w:szCs w:val="22"/>
              </w:rPr>
            </w:pPr>
            <w:r w:rsidRPr="00502F7E">
              <w:rPr>
                <w:bCs/>
                <w:sz w:val="22"/>
                <w:szCs w:val="22"/>
              </w:rPr>
              <w:t>Maximum ramp-down rate of CHP NG ICE (dependent variable) (kW)</w:t>
            </w:r>
          </w:p>
        </w:tc>
      </w:tr>
      <w:tr w:rsidR="00817DBC" w:rsidRPr="00502F7E" w14:paraId="38F15F7D" w14:textId="77777777" w:rsidTr="00383C62">
        <w:tc>
          <w:tcPr>
            <w:tcW w:w="2325" w:type="dxa"/>
          </w:tcPr>
          <w:p w14:paraId="52EE6076"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Batj,d,hr</m:t>
                    </m:r>
                  </m:sub>
                  <m:sup>
                    <m:r>
                      <w:rPr>
                        <w:rFonts w:ascii="Cambria Math" w:hAnsi="Cambria Math" w:cs="Calibri"/>
                        <w:sz w:val="22"/>
                        <w:szCs w:val="22"/>
                        <w:lang w:eastAsia="zh-CN"/>
                      </w:rPr>
                      <m:t>Ch,max</m:t>
                    </m:r>
                  </m:sup>
                </m:sSubSup>
              </m:oMath>
            </m:oMathPara>
          </w:p>
        </w:tc>
        <w:tc>
          <w:tcPr>
            <w:tcW w:w="7297" w:type="dxa"/>
          </w:tcPr>
          <w:p w14:paraId="1DF77287" w14:textId="77777777" w:rsidR="00817DBC" w:rsidRPr="00502F7E" w:rsidRDefault="00817DBC" w:rsidP="00383C62">
            <w:pPr>
              <w:rPr>
                <w:sz w:val="22"/>
                <w:szCs w:val="22"/>
              </w:rPr>
            </w:pPr>
            <w:r w:rsidRPr="00502F7E">
              <w:rPr>
                <w:sz w:val="22"/>
                <w:szCs w:val="22"/>
              </w:rPr>
              <w:t>Maximum charging power of battery (dependent variable) (kW)</w:t>
            </w:r>
          </w:p>
        </w:tc>
      </w:tr>
      <w:tr w:rsidR="00817DBC" w:rsidRPr="00502F7E" w14:paraId="6464010E" w14:textId="77777777" w:rsidTr="00383C62">
        <w:tc>
          <w:tcPr>
            <w:tcW w:w="2325" w:type="dxa"/>
          </w:tcPr>
          <w:p w14:paraId="1EE90BF7"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Batj,d,hr</m:t>
                    </m:r>
                  </m:sub>
                  <m:sup>
                    <m:r>
                      <w:rPr>
                        <w:rFonts w:ascii="Cambria Math" w:hAnsi="Cambria Math" w:cs="Calibri"/>
                        <w:sz w:val="22"/>
                        <w:szCs w:val="22"/>
                        <w:lang w:eastAsia="zh-CN"/>
                      </w:rPr>
                      <m:t>Ch</m:t>
                    </m:r>
                  </m:sup>
                </m:sSubSup>
              </m:oMath>
            </m:oMathPara>
          </w:p>
        </w:tc>
        <w:tc>
          <w:tcPr>
            <w:tcW w:w="7297" w:type="dxa"/>
          </w:tcPr>
          <w:p w14:paraId="6D7CB621" w14:textId="77777777" w:rsidR="00817DBC" w:rsidRPr="00502F7E" w:rsidRDefault="00817DBC" w:rsidP="00383C62">
            <w:pPr>
              <w:rPr>
                <w:sz w:val="22"/>
                <w:szCs w:val="22"/>
              </w:rPr>
            </w:pPr>
            <w:r w:rsidRPr="00502F7E">
              <w:rPr>
                <w:sz w:val="22"/>
                <w:szCs w:val="22"/>
              </w:rPr>
              <w:t>Charging power for battery (kW)</w:t>
            </w:r>
          </w:p>
        </w:tc>
      </w:tr>
      <w:tr w:rsidR="00817DBC" w:rsidRPr="00502F7E" w14:paraId="7139F57D" w14:textId="77777777" w:rsidTr="00383C62">
        <w:tc>
          <w:tcPr>
            <w:tcW w:w="2325" w:type="dxa"/>
          </w:tcPr>
          <w:p w14:paraId="6B8953AB"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Batj,d,hr</m:t>
                    </m:r>
                  </m:sub>
                  <m:sup>
                    <m:r>
                      <w:rPr>
                        <w:rFonts w:ascii="Cambria Math" w:hAnsi="Cambria Math" w:cs="Calibri"/>
                        <w:sz w:val="22"/>
                        <w:szCs w:val="22"/>
                        <w:lang w:eastAsia="zh-CN"/>
                      </w:rPr>
                      <m:t>Disch,max</m:t>
                    </m:r>
                  </m:sup>
                </m:sSubSup>
              </m:oMath>
            </m:oMathPara>
          </w:p>
        </w:tc>
        <w:tc>
          <w:tcPr>
            <w:tcW w:w="7297" w:type="dxa"/>
          </w:tcPr>
          <w:p w14:paraId="0E5BC24E" w14:textId="77777777" w:rsidR="00817DBC" w:rsidRPr="00502F7E" w:rsidRDefault="00817DBC" w:rsidP="00383C62">
            <w:pPr>
              <w:rPr>
                <w:sz w:val="22"/>
                <w:szCs w:val="22"/>
              </w:rPr>
            </w:pPr>
            <w:r w:rsidRPr="00502F7E">
              <w:rPr>
                <w:sz w:val="22"/>
                <w:szCs w:val="22"/>
              </w:rPr>
              <w:t>Maximum discharging power of battery (dependent variable) (kW)</w:t>
            </w:r>
          </w:p>
        </w:tc>
      </w:tr>
      <w:tr w:rsidR="00817DBC" w:rsidRPr="00502F7E" w14:paraId="6641D07A" w14:textId="77777777" w:rsidTr="00383C62">
        <w:tc>
          <w:tcPr>
            <w:tcW w:w="2325" w:type="dxa"/>
          </w:tcPr>
          <w:p w14:paraId="578B9D5E"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Batj,d,hr</m:t>
                    </m:r>
                  </m:sub>
                  <m:sup>
                    <m:r>
                      <w:rPr>
                        <w:rFonts w:ascii="Cambria Math" w:hAnsi="Cambria Math" w:cs="Calibri"/>
                        <w:sz w:val="22"/>
                        <w:szCs w:val="22"/>
                        <w:lang w:eastAsia="zh-CN"/>
                      </w:rPr>
                      <m:t>Disch</m:t>
                    </m:r>
                  </m:sup>
                </m:sSubSup>
              </m:oMath>
            </m:oMathPara>
          </w:p>
        </w:tc>
        <w:tc>
          <w:tcPr>
            <w:tcW w:w="7297" w:type="dxa"/>
          </w:tcPr>
          <w:p w14:paraId="2220FACA" w14:textId="77777777" w:rsidR="00817DBC" w:rsidRPr="00502F7E" w:rsidRDefault="00817DBC" w:rsidP="00383C62">
            <w:pPr>
              <w:rPr>
                <w:sz w:val="22"/>
                <w:szCs w:val="22"/>
              </w:rPr>
            </w:pPr>
            <w:r w:rsidRPr="00502F7E">
              <w:rPr>
                <w:sz w:val="22"/>
                <w:szCs w:val="22"/>
              </w:rPr>
              <w:t>Discharging power for battery (kW)</w:t>
            </w:r>
          </w:p>
        </w:tc>
      </w:tr>
      <w:tr w:rsidR="00817DBC" w:rsidRPr="00502F7E" w14:paraId="36A1911B" w14:textId="77777777" w:rsidTr="00383C62">
        <w:tc>
          <w:tcPr>
            <w:tcW w:w="2325" w:type="dxa"/>
          </w:tcPr>
          <w:p w14:paraId="05E7C1E6" w14:textId="77777777" w:rsidR="00817DBC" w:rsidRPr="00502F7E" w:rsidRDefault="00000000" w:rsidP="00383C62">
            <w:pPr>
              <w:rPr>
                <w:sz w:val="22"/>
                <w:szCs w:val="22"/>
                <w:lang w:eastAsia="zh-CN"/>
              </w:rPr>
            </w:pPr>
            <m:oMathPara>
              <m:oMath>
                <m:sSub>
                  <m:sSubPr>
                    <m:ctrlPr>
                      <w:rPr>
                        <w:rFonts w:ascii="Cambria Math" w:eastAsia="Times New Roman" w:hAnsi="Cambria Math"/>
                        <w:i/>
                        <w:sz w:val="22"/>
                        <w:szCs w:val="22"/>
                      </w:rPr>
                    </m:ctrlPr>
                  </m:sSubPr>
                  <m:e>
                    <m:r>
                      <w:rPr>
                        <w:rFonts w:ascii="Cambria Math" w:eastAsia="Times New Roman"/>
                        <w:sz w:val="22"/>
                        <w:szCs w:val="22"/>
                      </w:rPr>
                      <m:t>E</m:t>
                    </m:r>
                  </m:e>
                  <m:sub>
                    <m:r>
                      <w:rPr>
                        <w:rFonts w:ascii="Cambria Math" w:eastAsia="Times New Roman"/>
                        <w:sz w:val="22"/>
                        <w:szCs w:val="22"/>
                      </w:rPr>
                      <m:t>CHP FCj,d,</m:t>
                    </m:r>
                    <m:r>
                      <w:rPr>
                        <w:rFonts w:ascii="Cambria Math" w:eastAsia="Times New Roman" w:hAnsi="Cambria Math" w:cs="Cambria Math"/>
                        <w:sz w:val="22"/>
                        <w:szCs w:val="22"/>
                      </w:rPr>
                      <m:t>h</m:t>
                    </m:r>
                    <m:r>
                      <w:rPr>
                        <w:rFonts w:ascii="Cambria Math" w:eastAsia="Times New Roman"/>
                        <w:sz w:val="22"/>
                        <w:szCs w:val="22"/>
                      </w:rPr>
                      <m:t>r</m:t>
                    </m:r>
                  </m:sub>
                </m:sSub>
              </m:oMath>
            </m:oMathPara>
          </w:p>
        </w:tc>
        <w:tc>
          <w:tcPr>
            <w:tcW w:w="7297" w:type="dxa"/>
          </w:tcPr>
          <w:p w14:paraId="27064569" w14:textId="77777777" w:rsidR="00817DBC" w:rsidRPr="00502F7E" w:rsidRDefault="00817DBC" w:rsidP="00383C62">
            <w:pPr>
              <w:rPr>
                <w:bCs/>
                <w:sz w:val="22"/>
                <w:szCs w:val="22"/>
              </w:rPr>
            </w:pPr>
            <w:r w:rsidRPr="00502F7E">
              <w:rPr>
                <w:bCs/>
                <w:sz w:val="22"/>
                <w:szCs w:val="22"/>
              </w:rPr>
              <w:t>Power provided by CHP FC (kW)</w:t>
            </w:r>
          </w:p>
        </w:tc>
      </w:tr>
      <w:tr w:rsidR="00817DBC" w:rsidRPr="00502F7E" w14:paraId="6072E363" w14:textId="77777777" w:rsidTr="00383C62">
        <w:tc>
          <w:tcPr>
            <w:tcW w:w="2325" w:type="dxa"/>
          </w:tcPr>
          <w:p w14:paraId="6F4888FB"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E</m:t>
                    </m:r>
                  </m:e>
                  <m:sub>
                    <m:r>
                      <w:rPr>
                        <w:rFonts w:ascii="Cambria Math" w:hAnsi="Cambria Math" w:cs="Calibri"/>
                        <w:sz w:val="22"/>
                        <w:szCs w:val="22"/>
                        <w:lang w:eastAsia="zh-CN"/>
                      </w:rPr>
                      <m:t>CHP NGICEj,d,hr</m:t>
                    </m:r>
                  </m:sub>
                </m:sSub>
              </m:oMath>
            </m:oMathPara>
          </w:p>
        </w:tc>
        <w:tc>
          <w:tcPr>
            <w:tcW w:w="7297" w:type="dxa"/>
          </w:tcPr>
          <w:p w14:paraId="4CBBECA9" w14:textId="77777777" w:rsidR="00817DBC" w:rsidRPr="00502F7E" w:rsidRDefault="00817DBC" w:rsidP="00383C62">
            <w:pPr>
              <w:rPr>
                <w:bCs/>
                <w:sz w:val="22"/>
                <w:szCs w:val="22"/>
              </w:rPr>
            </w:pPr>
            <w:r w:rsidRPr="00502F7E">
              <w:rPr>
                <w:bCs/>
                <w:sz w:val="22"/>
                <w:szCs w:val="22"/>
              </w:rPr>
              <w:t>Power provided by CHP NG ICE (kW)</w:t>
            </w:r>
          </w:p>
        </w:tc>
      </w:tr>
      <w:tr w:rsidR="00817DBC" w:rsidRPr="00502F7E" w14:paraId="09D639F6" w14:textId="77777777" w:rsidTr="00383C62">
        <w:tc>
          <w:tcPr>
            <w:tcW w:w="2325" w:type="dxa"/>
          </w:tcPr>
          <w:p w14:paraId="328A3E8F"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CHP NGICEj</m:t>
                    </m:r>
                  </m:sub>
                  <m:sup>
                    <m:r>
                      <w:rPr>
                        <w:rFonts w:ascii="Cambria Math" w:hAnsi="Cambria Math" w:cs="Calibri"/>
                        <w:sz w:val="22"/>
                        <w:szCs w:val="22"/>
                        <w:lang w:eastAsia="zh-CN"/>
                      </w:rPr>
                      <m:t>max</m:t>
                    </m:r>
                  </m:sup>
                </m:sSubSup>
              </m:oMath>
            </m:oMathPara>
          </w:p>
        </w:tc>
        <w:tc>
          <w:tcPr>
            <w:tcW w:w="7297" w:type="dxa"/>
          </w:tcPr>
          <w:p w14:paraId="7C8EB582" w14:textId="77777777" w:rsidR="00817DBC" w:rsidRPr="00502F7E" w:rsidRDefault="00817DBC" w:rsidP="00383C62">
            <w:pPr>
              <w:rPr>
                <w:bCs/>
                <w:sz w:val="22"/>
                <w:szCs w:val="22"/>
              </w:rPr>
            </w:pPr>
            <w:r w:rsidRPr="00502F7E">
              <w:rPr>
                <w:bCs/>
                <w:sz w:val="22"/>
                <w:szCs w:val="22"/>
              </w:rPr>
              <w:t>Maximum load of CHP NG ICE (dependent variable) (kW)</w:t>
            </w:r>
          </w:p>
        </w:tc>
      </w:tr>
      <w:tr w:rsidR="00817DBC" w:rsidRPr="00502F7E" w14:paraId="4CF2D6FD" w14:textId="77777777" w:rsidTr="00383C62">
        <w:tc>
          <w:tcPr>
            <w:tcW w:w="2325" w:type="dxa"/>
          </w:tcPr>
          <w:p w14:paraId="7A7A3E0C" w14:textId="77777777" w:rsidR="00817DBC" w:rsidRPr="00502F7E" w:rsidRDefault="00000000" w:rsidP="00383C62">
            <w:pPr>
              <w:rPr>
                <w:iCs/>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CHP NGICEj</m:t>
                    </m:r>
                  </m:sub>
                  <m:sup>
                    <m:r>
                      <w:rPr>
                        <w:rFonts w:ascii="Cambria Math" w:hAnsi="Cambria Math" w:cs="Calibri"/>
                        <w:sz w:val="22"/>
                        <w:szCs w:val="22"/>
                        <w:lang w:eastAsia="zh-CN"/>
                      </w:rPr>
                      <m:t>min</m:t>
                    </m:r>
                  </m:sup>
                </m:sSubSup>
              </m:oMath>
            </m:oMathPara>
          </w:p>
        </w:tc>
        <w:tc>
          <w:tcPr>
            <w:tcW w:w="7297" w:type="dxa"/>
          </w:tcPr>
          <w:p w14:paraId="3EAB4E97" w14:textId="77777777" w:rsidR="00817DBC" w:rsidRPr="00502F7E" w:rsidRDefault="00817DBC" w:rsidP="00383C62">
            <w:pPr>
              <w:rPr>
                <w:bCs/>
                <w:sz w:val="22"/>
                <w:szCs w:val="22"/>
              </w:rPr>
            </w:pPr>
            <w:r w:rsidRPr="00502F7E">
              <w:rPr>
                <w:bCs/>
                <w:sz w:val="22"/>
                <w:szCs w:val="22"/>
              </w:rPr>
              <w:t>Minimum part load of CHP NG ICE (dependent variable) (kW)</w:t>
            </w:r>
          </w:p>
        </w:tc>
      </w:tr>
      <w:tr w:rsidR="00817DBC" w:rsidRPr="00502F7E" w14:paraId="79B6B01B" w14:textId="77777777" w:rsidTr="00383C62">
        <w:tc>
          <w:tcPr>
            <w:tcW w:w="2325" w:type="dxa"/>
          </w:tcPr>
          <w:p w14:paraId="1B2E837A" w14:textId="77777777" w:rsidR="00817DBC" w:rsidRPr="006608D3" w:rsidRDefault="00000000" w:rsidP="00383C62">
            <w:pPr>
              <w:rPr>
                <w:sz w:val="22"/>
                <w:szCs w:val="22"/>
              </w:rPr>
            </w:pPr>
            <m:oMathPara>
              <m:oMath>
                <m:sSubSup>
                  <m:sSubSupPr>
                    <m:ctrlPr>
                      <w:rPr>
                        <w:rFonts w:ascii="Cambria Math" w:eastAsia="Times New Roman" w:hAnsi="Cambria Math"/>
                        <w:i/>
                        <w:sz w:val="22"/>
                        <w:szCs w:val="22"/>
                      </w:rPr>
                    </m:ctrlPr>
                  </m:sSubSupPr>
                  <m:e>
                    <m:r>
                      <w:rPr>
                        <w:rFonts w:ascii="Cambria Math" w:eastAsia="Times New Roman"/>
                        <w:sz w:val="22"/>
                        <w:szCs w:val="22"/>
                      </w:rPr>
                      <m:t>E</m:t>
                    </m:r>
                  </m:e>
                  <m:sub>
                    <m:r>
                      <w:rPr>
                        <w:rFonts w:ascii="Cambria Math" w:eastAsia="Times New Roman"/>
                        <w:sz w:val="22"/>
                        <w:szCs w:val="22"/>
                      </w:rPr>
                      <m:t>EZj,d,</m:t>
                    </m:r>
                    <m:r>
                      <w:rPr>
                        <w:rFonts w:ascii="Cambria Math" w:eastAsia="Times New Roman" w:hAnsi="Cambria Math" w:cs="Cambria Math"/>
                        <w:sz w:val="22"/>
                        <w:szCs w:val="22"/>
                      </w:rPr>
                      <m:t>h</m:t>
                    </m:r>
                    <m:r>
                      <w:rPr>
                        <w:rFonts w:ascii="Cambria Math" w:eastAsia="Times New Roman"/>
                        <w:sz w:val="22"/>
                        <w:szCs w:val="22"/>
                      </w:rPr>
                      <m:t>r</m:t>
                    </m:r>
                  </m:sub>
                  <m:sup>
                    <m:r>
                      <w:rPr>
                        <w:rFonts w:ascii="Cambria Math" w:eastAsia="Times New Roman"/>
                        <w:sz w:val="22"/>
                        <w:szCs w:val="22"/>
                      </w:rPr>
                      <m:t>req</m:t>
                    </m:r>
                  </m:sup>
                </m:sSubSup>
              </m:oMath>
            </m:oMathPara>
          </w:p>
        </w:tc>
        <w:tc>
          <w:tcPr>
            <w:tcW w:w="7297" w:type="dxa"/>
          </w:tcPr>
          <w:p w14:paraId="62769172" w14:textId="77777777" w:rsidR="00817DBC" w:rsidRPr="00502F7E" w:rsidRDefault="00817DBC" w:rsidP="00383C62">
            <w:pPr>
              <w:rPr>
                <w:sz w:val="22"/>
                <w:szCs w:val="22"/>
              </w:rPr>
            </w:pPr>
            <w:r w:rsidRPr="00502F7E">
              <w:rPr>
                <w:sz w:val="22"/>
                <w:szCs w:val="22"/>
              </w:rPr>
              <w:t xml:space="preserve">Power required by the electrolyser </w:t>
            </w:r>
            <w:r w:rsidRPr="00502F7E">
              <w:rPr>
                <w:bCs/>
                <w:sz w:val="22"/>
                <w:szCs w:val="22"/>
              </w:rPr>
              <w:t>(dependent variable) (kW)</w:t>
            </w:r>
          </w:p>
        </w:tc>
      </w:tr>
      <w:tr w:rsidR="00817DBC" w:rsidRPr="00502F7E" w14:paraId="2065F68D" w14:textId="77777777" w:rsidTr="00383C62">
        <w:tc>
          <w:tcPr>
            <w:tcW w:w="2325" w:type="dxa"/>
          </w:tcPr>
          <w:p w14:paraId="708EF903" w14:textId="77777777" w:rsidR="00817DBC" w:rsidRPr="00502F7E" w:rsidRDefault="00000000" w:rsidP="00383C62">
            <w:pPr>
              <w:rPr>
                <w:sz w:val="22"/>
                <w:szCs w:val="22"/>
              </w:rPr>
            </w:pPr>
            <m:oMathPara>
              <m:oMath>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EZ</m:t>
                    </m:r>
                  </m:sub>
                  <m:sup>
                    <m:r>
                      <w:rPr>
                        <w:rFonts w:ascii="Cambria Math" w:hAnsi="Cambria Math"/>
                        <w:sz w:val="22"/>
                        <w:szCs w:val="22"/>
                      </w:rPr>
                      <m:t>max</m:t>
                    </m:r>
                  </m:sup>
                </m:sSubSup>
              </m:oMath>
            </m:oMathPara>
          </w:p>
        </w:tc>
        <w:tc>
          <w:tcPr>
            <w:tcW w:w="7297" w:type="dxa"/>
          </w:tcPr>
          <w:p w14:paraId="37F3D603" w14:textId="77777777" w:rsidR="00817DBC" w:rsidRPr="00502F7E" w:rsidRDefault="00817DBC" w:rsidP="00383C62">
            <w:pPr>
              <w:rPr>
                <w:bCs/>
                <w:sz w:val="22"/>
                <w:szCs w:val="22"/>
              </w:rPr>
            </w:pPr>
            <w:r w:rsidRPr="00502F7E">
              <w:rPr>
                <w:bCs/>
                <w:sz w:val="22"/>
                <w:szCs w:val="22"/>
              </w:rPr>
              <w:t>Maximum part load of EZ (dependent variable) (kW)</w:t>
            </w:r>
          </w:p>
        </w:tc>
      </w:tr>
      <w:tr w:rsidR="00817DBC" w:rsidRPr="00502F7E" w14:paraId="59CA2B19" w14:textId="77777777" w:rsidTr="00383C62">
        <w:tc>
          <w:tcPr>
            <w:tcW w:w="2325" w:type="dxa"/>
          </w:tcPr>
          <w:p w14:paraId="02B04150" w14:textId="77777777" w:rsidR="00817DBC" w:rsidRPr="006608D3" w:rsidRDefault="00000000" w:rsidP="00383C62">
            <w:pPr>
              <w:rPr>
                <w:sz w:val="22"/>
                <w:szCs w:val="22"/>
              </w:rPr>
            </w:pPr>
            <m:oMathPara>
              <m:oMath>
                <m:sSubSup>
                  <m:sSubSupPr>
                    <m:ctrlPr>
                      <w:rPr>
                        <w:rFonts w:ascii="Cambria Math" w:hAnsi="Cambria Math"/>
                        <w:i/>
                        <w:sz w:val="22"/>
                        <w:szCs w:val="22"/>
                      </w:rPr>
                    </m:ctrlPr>
                  </m:sSubSupPr>
                  <m:e>
                    <m:r>
                      <w:rPr>
                        <w:rFonts w:ascii="Cambria Math" w:hAnsi="Cambria Math"/>
                        <w:sz w:val="22"/>
                        <w:szCs w:val="22"/>
                      </w:rPr>
                      <m:t>E</m:t>
                    </m:r>
                  </m:e>
                  <m:sub>
                    <m:r>
                      <w:rPr>
                        <w:rFonts w:ascii="Cambria Math" w:hAnsi="Cambria Math"/>
                        <w:sz w:val="22"/>
                        <w:szCs w:val="22"/>
                      </w:rPr>
                      <m:t>EZ</m:t>
                    </m:r>
                  </m:sub>
                  <m:sup>
                    <m:r>
                      <w:rPr>
                        <w:rFonts w:ascii="Cambria Math" w:hAnsi="Cambria Math"/>
                        <w:sz w:val="22"/>
                        <w:szCs w:val="22"/>
                      </w:rPr>
                      <m:t>min</m:t>
                    </m:r>
                  </m:sup>
                </m:sSubSup>
              </m:oMath>
            </m:oMathPara>
          </w:p>
        </w:tc>
        <w:tc>
          <w:tcPr>
            <w:tcW w:w="7297" w:type="dxa"/>
          </w:tcPr>
          <w:p w14:paraId="3EC6557B" w14:textId="77777777" w:rsidR="00817DBC" w:rsidRPr="00502F7E" w:rsidRDefault="00817DBC" w:rsidP="00383C62">
            <w:pPr>
              <w:rPr>
                <w:sz w:val="22"/>
                <w:szCs w:val="22"/>
              </w:rPr>
            </w:pPr>
            <w:r w:rsidRPr="00502F7E">
              <w:rPr>
                <w:bCs/>
                <w:sz w:val="22"/>
                <w:szCs w:val="22"/>
              </w:rPr>
              <w:t>Minimum part load of EZ (dependent variable) (kW)</w:t>
            </w:r>
          </w:p>
        </w:tc>
      </w:tr>
      <w:tr w:rsidR="00817DBC" w:rsidRPr="00502F7E" w14:paraId="0CB64BEA" w14:textId="77777777" w:rsidTr="00383C62">
        <w:tc>
          <w:tcPr>
            <w:tcW w:w="2325" w:type="dxa"/>
          </w:tcPr>
          <w:p w14:paraId="3BE43FA4" w14:textId="77777777" w:rsidR="00817DBC" w:rsidRPr="006608D3" w:rsidRDefault="00000000" w:rsidP="00383C62">
            <w:pPr>
              <w:rPr>
                <w:sz w:val="22"/>
                <w:szCs w:val="22"/>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E</m:t>
                    </m:r>
                  </m:e>
                  <m:sub>
                    <m:r>
                      <w:rPr>
                        <w:rFonts w:ascii="Cambria Math" w:hAnsi="Cambria Math" w:cs="Calibri"/>
                        <w:sz w:val="22"/>
                        <w:szCs w:val="22"/>
                        <w:lang w:eastAsia="zh-CN"/>
                      </w:rPr>
                      <m:t>HPj,d,hr</m:t>
                    </m:r>
                  </m:sub>
                  <m:sup>
                    <m:r>
                      <w:rPr>
                        <w:rFonts w:ascii="Cambria Math" w:hAnsi="Cambria Math" w:cs="Calibri"/>
                        <w:sz w:val="22"/>
                        <w:szCs w:val="22"/>
                        <w:lang w:eastAsia="zh-CN"/>
                      </w:rPr>
                      <m:t>req</m:t>
                    </m:r>
                  </m:sup>
                </m:sSubSup>
              </m:oMath>
            </m:oMathPara>
          </w:p>
        </w:tc>
        <w:tc>
          <w:tcPr>
            <w:tcW w:w="7297" w:type="dxa"/>
          </w:tcPr>
          <w:p w14:paraId="3E6A3D16" w14:textId="77777777" w:rsidR="00817DBC" w:rsidRPr="00502F7E" w:rsidRDefault="00817DBC" w:rsidP="00383C62">
            <w:pPr>
              <w:rPr>
                <w:sz w:val="22"/>
                <w:szCs w:val="22"/>
              </w:rPr>
            </w:pPr>
            <w:r w:rsidRPr="00502F7E">
              <w:rPr>
                <w:sz w:val="22"/>
                <w:szCs w:val="22"/>
              </w:rPr>
              <w:t xml:space="preserve">Power required by the heat pump </w:t>
            </w:r>
            <w:r w:rsidRPr="00502F7E">
              <w:rPr>
                <w:bCs/>
                <w:sz w:val="22"/>
                <w:szCs w:val="22"/>
              </w:rPr>
              <w:t>(dependent variable) (kW)</w:t>
            </w:r>
            <w:r w:rsidRPr="00502F7E">
              <w:rPr>
                <w:sz w:val="22"/>
                <w:szCs w:val="22"/>
              </w:rPr>
              <w:t xml:space="preserve"> </w:t>
            </w:r>
          </w:p>
        </w:tc>
      </w:tr>
      <w:tr w:rsidR="00817DBC" w:rsidRPr="00502F7E" w14:paraId="7841F5D9" w14:textId="77777777" w:rsidTr="00383C62">
        <w:tc>
          <w:tcPr>
            <w:tcW w:w="2325" w:type="dxa"/>
          </w:tcPr>
          <w:p w14:paraId="488AF818" w14:textId="77777777" w:rsidR="00817DBC" w:rsidRPr="00502F7E" w:rsidRDefault="00000000" w:rsidP="00383C62">
            <w:pPr>
              <w:rPr>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PGj,d,hr</m:t>
                    </m:r>
                  </m:sub>
                </m:sSub>
              </m:oMath>
            </m:oMathPara>
          </w:p>
        </w:tc>
        <w:tc>
          <w:tcPr>
            <w:tcW w:w="7297" w:type="dxa"/>
          </w:tcPr>
          <w:p w14:paraId="165C9161" w14:textId="77777777" w:rsidR="00817DBC" w:rsidRPr="00502F7E" w:rsidRDefault="00817DBC" w:rsidP="00383C62">
            <w:pPr>
              <w:rPr>
                <w:sz w:val="22"/>
                <w:szCs w:val="22"/>
              </w:rPr>
            </w:pPr>
            <w:r w:rsidRPr="00502F7E">
              <w:rPr>
                <w:sz w:val="22"/>
                <w:szCs w:val="22"/>
              </w:rPr>
              <w:t>Grid power (kW)</w:t>
            </w:r>
          </w:p>
        </w:tc>
      </w:tr>
      <w:tr w:rsidR="00817DBC" w:rsidRPr="00502F7E" w14:paraId="7A2D8505" w14:textId="77777777" w:rsidTr="00383C62">
        <w:tc>
          <w:tcPr>
            <w:tcW w:w="2325" w:type="dxa"/>
          </w:tcPr>
          <w:p w14:paraId="15818E34" w14:textId="77777777" w:rsidR="00817DBC" w:rsidRPr="006608D3" w:rsidRDefault="00000000" w:rsidP="00383C62">
            <w:pPr>
              <w:rPr>
                <w:sz w:val="22"/>
                <w:szCs w:val="22"/>
              </w:rPr>
            </w:pPr>
            <m:oMathPara>
              <m:oMath>
                <m:sSub>
                  <m:sSubPr>
                    <m:ctrlPr>
                      <w:rPr>
                        <w:rFonts w:ascii="Cambria Math" w:hAnsi="Cambria Math"/>
                        <w:i/>
                        <w:sz w:val="22"/>
                        <w:szCs w:val="22"/>
                        <w:lang w:eastAsia="zh-CN"/>
                      </w:rPr>
                    </m:ctrlPr>
                  </m:sSubPr>
                  <m:e>
                    <m:r>
                      <w:rPr>
                        <w:rFonts w:ascii="Cambria Math" w:hAnsi="Cambria Math"/>
                        <w:sz w:val="22"/>
                        <w:szCs w:val="22"/>
                        <w:lang w:eastAsia="zh-CN"/>
                      </w:rPr>
                      <m:t>E</m:t>
                    </m:r>
                  </m:e>
                  <m:sub>
                    <m:r>
                      <w:rPr>
                        <w:rFonts w:ascii="Cambria Math" w:hAnsi="Cambria Math"/>
                        <w:sz w:val="22"/>
                        <w:szCs w:val="22"/>
                        <w:lang w:eastAsia="zh-CN"/>
                      </w:rPr>
                      <m:t>PVj,d,hr</m:t>
                    </m:r>
                  </m:sub>
                </m:sSub>
              </m:oMath>
            </m:oMathPara>
          </w:p>
        </w:tc>
        <w:tc>
          <w:tcPr>
            <w:tcW w:w="7297" w:type="dxa"/>
          </w:tcPr>
          <w:p w14:paraId="26392AD9" w14:textId="77777777" w:rsidR="00817DBC" w:rsidRPr="00502F7E" w:rsidRDefault="00817DBC" w:rsidP="00383C62">
            <w:pPr>
              <w:rPr>
                <w:bCs/>
                <w:sz w:val="22"/>
                <w:szCs w:val="22"/>
              </w:rPr>
            </w:pPr>
            <w:r w:rsidRPr="00502F7E">
              <w:rPr>
                <w:bCs/>
                <w:sz w:val="22"/>
                <w:szCs w:val="22"/>
              </w:rPr>
              <w:t>Power provided by PV (kW)</w:t>
            </w:r>
          </w:p>
        </w:tc>
      </w:tr>
      <w:tr w:rsidR="00817DBC" w:rsidRPr="00502F7E" w14:paraId="1B5F0403" w14:textId="77777777" w:rsidTr="00383C62">
        <w:tc>
          <w:tcPr>
            <w:tcW w:w="2325" w:type="dxa"/>
          </w:tcPr>
          <w:p w14:paraId="3F5507E1" w14:textId="77777777" w:rsidR="00817DBC" w:rsidRPr="00502F7E" w:rsidRDefault="00000000" w:rsidP="00383C62">
            <w:pPr>
              <w:rPr>
                <w:sz w:val="22"/>
                <w:szCs w:val="22"/>
              </w:rPr>
            </w:pPr>
            <m:oMathPara>
              <m:oMath>
                <m:sSubSup>
                  <m:sSubSupPr>
                    <m:ctrlPr>
                      <w:rPr>
                        <w:rFonts w:ascii="Cambria Math" w:eastAsia="Times New Roman" w:hAnsi="Cambria Math"/>
                        <w:i/>
                        <w:sz w:val="22"/>
                        <w:szCs w:val="22"/>
                      </w:rPr>
                    </m:ctrlPr>
                  </m:sSubSupPr>
                  <m:e>
                    <m:r>
                      <w:rPr>
                        <w:rFonts w:ascii="Cambria Math" w:eastAsia="Times New Roman"/>
                        <w:sz w:val="22"/>
                        <w:szCs w:val="22"/>
                      </w:rPr>
                      <m:t>E</m:t>
                    </m:r>
                  </m:e>
                  <m:sub>
                    <m:r>
                      <w:rPr>
                        <w:rFonts w:ascii="Cambria Math" w:eastAsia="Times New Roman"/>
                        <w:sz w:val="22"/>
                        <w:szCs w:val="22"/>
                      </w:rPr>
                      <m:t>PVj,d,</m:t>
                    </m:r>
                    <m:r>
                      <w:rPr>
                        <w:rFonts w:ascii="Cambria Math" w:eastAsia="Times New Roman" w:hAnsi="Cambria Math" w:cs="Cambria Math"/>
                        <w:sz w:val="22"/>
                        <w:szCs w:val="22"/>
                      </w:rPr>
                      <m:t>h</m:t>
                    </m:r>
                    <m:r>
                      <w:rPr>
                        <w:rFonts w:ascii="Cambria Math" w:eastAsia="Times New Roman"/>
                        <w:sz w:val="22"/>
                        <w:szCs w:val="22"/>
                      </w:rPr>
                      <m:t>r</m:t>
                    </m:r>
                  </m:sub>
                  <m:sup>
                    <m:r>
                      <w:rPr>
                        <w:rFonts w:ascii="Cambria Math" w:eastAsia="Times New Roman"/>
                        <w:sz w:val="22"/>
                        <w:szCs w:val="22"/>
                      </w:rPr>
                      <m:t>EZ</m:t>
                    </m:r>
                  </m:sup>
                </m:sSubSup>
              </m:oMath>
            </m:oMathPara>
          </w:p>
        </w:tc>
        <w:tc>
          <w:tcPr>
            <w:tcW w:w="7297" w:type="dxa"/>
          </w:tcPr>
          <w:p w14:paraId="3C1C0E57" w14:textId="77777777" w:rsidR="00817DBC" w:rsidRPr="00502F7E" w:rsidRDefault="00817DBC" w:rsidP="00383C62">
            <w:pPr>
              <w:rPr>
                <w:bCs/>
                <w:sz w:val="22"/>
                <w:szCs w:val="22"/>
              </w:rPr>
            </w:pPr>
            <w:r w:rsidRPr="00502F7E">
              <w:rPr>
                <w:sz w:val="22"/>
                <w:szCs w:val="22"/>
              </w:rPr>
              <w:t>Share of power from PV allocated for usage in the EZ (kW)</w:t>
            </w:r>
          </w:p>
        </w:tc>
      </w:tr>
      <w:tr w:rsidR="00817DBC" w:rsidRPr="00502F7E" w14:paraId="53E7576A" w14:textId="77777777" w:rsidTr="00383C62">
        <w:trPr>
          <w:trHeight w:val="70"/>
        </w:trPr>
        <w:tc>
          <w:tcPr>
            <w:tcW w:w="2325" w:type="dxa"/>
          </w:tcPr>
          <w:p w14:paraId="2729A9DA"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hAnsi="Cambria Math" w:cs="Calibri"/>
                        <w:sz w:val="22"/>
                        <w:szCs w:val="22"/>
                      </w:rPr>
                      <m:t>Env</m:t>
                    </m:r>
                  </m:e>
                  <m:sup>
                    <m:r>
                      <w:rPr>
                        <w:rFonts w:ascii="Cambria Math" w:hAnsi="Cambria Math" w:cs="Calibri"/>
                        <w:sz w:val="22"/>
                        <w:szCs w:val="22"/>
                      </w:rPr>
                      <m:t>NG</m:t>
                    </m:r>
                  </m:sup>
                </m:sSup>
              </m:oMath>
            </m:oMathPara>
          </w:p>
        </w:tc>
        <w:tc>
          <w:tcPr>
            <w:tcW w:w="7297" w:type="dxa"/>
          </w:tcPr>
          <w:p w14:paraId="0465E3F8" w14:textId="77777777" w:rsidR="00817DBC" w:rsidRPr="00502F7E" w:rsidRDefault="00817DBC" w:rsidP="00383C62">
            <w:pPr>
              <w:rPr>
                <w:bCs/>
                <w:sz w:val="22"/>
                <w:szCs w:val="22"/>
              </w:rPr>
            </w:pPr>
            <w:r w:rsidRPr="00502F7E">
              <w:rPr>
                <w:bCs/>
                <w:sz w:val="22"/>
                <w:szCs w:val="22"/>
              </w:rPr>
              <w:t>Total annual CO2 emission related to gas consumption (kgCO2)</w:t>
            </w:r>
          </w:p>
        </w:tc>
      </w:tr>
      <w:tr w:rsidR="00817DBC" w:rsidRPr="00502F7E" w14:paraId="3D6DDA3B" w14:textId="77777777" w:rsidTr="00383C62">
        <w:tc>
          <w:tcPr>
            <w:tcW w:w="2325" w:type="dxa"/>
          </w:tcPr>
          <w:p w14:paraId="6D1171CB"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hAnsi="Cambria Math" w:cs="Calibri"/>
                        <w:sz w:val="22"/>
                        <w:szCs w:val="22"/>
                      </w:rPr>
                      <m:t>Env</m:t>
                    </m:r>
                  </m:e>
                  <m:sup>
                    <m:r>
                      <w:rPr>
                        <w:rFonts w:ascii="Cambria Math" w:hAnsi="Cambria Math" w:cs="Calibri"/>
                        <w:sz w:val="22"/>
                        <w:szCs w:val="22"/>
                      </w:rPr>
                      <m:t>PG</m:t>
                    </m:r>
                  </m:sup>
                </m:sSup>
              </m:oMath>
            </m:oMathPara>
          </w:p>
        </w:tc>
        <w:tc>
          <w:tcPr>
            <w:tcW w:w="7297" w:type="dxa"/>
          </w:tcPr>
          <w:p w14:paraId="5147755A" w14:textId="77777777" w:rsidR="00817DBC" w:rsidRPr="00502F7E" w:rsidRDefault="00817DBC" w:rsidP="00383C62">
            <w:pPr>
              <w:rPr>
                <w:bCs/>
                <w:sz w:val="22"/>
                <w:szCs w:val="22"/>
              </w:rPr>
            </w:pPr>
            <w:r w:rsidRPr="00502F7E">
              <w:rPr>
                <w:bCs/>
                <w:sz w:val="22"/>
                <w:szCs w:val="22"/>
              </w:rPr>
              <w:t>Total annual CO2 emission related to grid power consumption (kgCO2)</w:t>
            </w:r>
          </w:p>
        </w:tc>
      </w:tr>
      <w:tr w:rsidR="00817DBC" w:rsidRPr="00502F7E" w14:paraId="625BC093" w14:textId="77777777" w:rsidTr="00383C62">
        <w:tc>
          <w:tcPr>
            <w:tcW w:w="2325" w:type="dxa"/>
          </w:tcPr>
          <w:p w14:paraId="3A59EFC9" w14:textId="77777777" w:rsidR="00817DBC" w:rsidRPr="00502F7E" w:rsidRDefault="00000000" w:rsidP="00383C62">
            <w:pPr>
              <w:rPr>
                <w:sz w:val="22"/>
                <w:szCs w:val="22"/>
              </w:rPr>
            </w:pPr>
            <m:oMathPara>
              <m:oMath>
                <m:sSup>
                  <m:sSupPr>
                    <m:ctrlPr>
                      <w:rPr>
                        <w:rFonts w:ascii="Cambria Math" w:hAnsi="Cambria Math" w:cs="Calibri"/>
                        <w:i/>
                        <w:sz w:val="22"/>
                        <w:szCs w:val="22"/>
                      </w:rPr>
                    </m:ctrlPr>
                  </m:sSupPr>
                  <m:e>
                    <m:r>
                      <w:rPr>
                        <w:rFonts w:ascii="Cambria Math" w:hAnsi="Cambria Math" w:cs="Calibri"/>
                        <w:sz w:val="22"/>
                        <w:szCs w:val="22"/>
                      </w:rPr>
                      <m:t>Env</m:t>
                    </m:r>
                  </m:e>
                  <m:sup>
                    <m:r>
                      <w:rPr>
                        <w:rFonts w:ascii="Cambria Math" w:hAnsi="Cambria Math" w:cs="Calibri"/>
                        <w:sz w:val="22"/>
                        <w:szCs w:val="22"/>
                      </w:rPr>
                      <m:t>Tot</m:t>
                    </m:r>
                  </m:sup>
                </m:sSup>
              </m:oMath>
            </m:oMathPara>
          </w:p>
        </w:tc>
        <w:tc>
          <w:tcPr>
            <w:tcW w:w="7297" w:type="dxa"/>
          </w:tcPr>
          <w:p w14:paraId="2750D082" w14:textId="77777777" w:rsidR="00817DBC" w:rsidRPr="00502F7E" w:rsidRDefault="00817DBC" w:rsidP="00383C62">
            <w:pPr>
              <w:rPr>
                <w:bCs/>
                <w:sz w:val="22"/>
                <w:szCs w:val="22"/>
              </w:rPr>
            </w:pPr>
            <w:r w:rsidRPr="00502F7E">
              <w:rPr>
                <w:bCs/>
                <w:sz w:val="22"/>
                <w:szCs w:val="22"/>
              </w:rPr>
              <w:t>Total annual CO2 emissions (kgCO2)</w:t>
            </w:r>
          </w:p>
        </w:tc>
      </w:tr>
      <w:tr w:rsidR="00817DBC" w:rsidRPr="00502F7E" w14:paraId="5FC46A55" w14:textId="77777777" w:rsidTr="00383C62">
        <w:tc>
          <w:tcPr>
            <w:tcW w:w="2325" w:type="dxa"/>
          </w:tcPr>
          <w:p w14:paraId="74F7ADD4"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G</m:t>
                    </m:r>
                  </m:e>
                  <m:sub>
                    <m:r>
                      <w:rPr>
                        <w:rFonts w:ascii="Cambria Math" w:hAnsi="Cambria Math" w:cs="Calibri"/>
                        <w:sz w:val="22"/>
                        <w:szCs w:val="22"/>
                        <w:lang w:eastAsia="zh-CN"/>
                      </w:rPr>
                      <m:t>CHP NGICEj,d,hr</m:t>
                    </m:r>
                  </m:sub>
                </m:sSub>
              </m:oMath>
            </m:oMathPara>
          </w:p>
        </w:tc>
        <w:tc>
          <w:tcPr>
            <w:tcW w:w="7297" w:type="dxa"/>
          </w:tcPr>
          <w:p w14:paraId="5CD48378" w14:textId="77777777" w:rsidR="00817DBC" w:rsidRPr="00502F7E" w:rsidRDefault="00817DBC" w:rsidP="00383C62">
            <w:pPr>
              <w:rPr>
                <w:bCs/>
                <w:sz w:val="22"/>
                <w:szCs w:val="22"/>
              </w:rPr>
            </w:pPr>
            <w:r w:rsidRPr="00502F7E">
              <w:rPr>
                <w:bCs/>
                <w:sz w:val="22"/>
                <w:szCs w:val="22"/>
              </w:rPr>
              <w:t>Gas volumetric flow rate consumed by CHP NG ICE (dependent variable) (Nm</w:t>
            </w:r>
            <w:r w:rsidRPr="00502F7E">
              <w:rPr>
                <w:bCs/>
                <w:sz w:val="22"/>
                <w:szCs w:val="22"/>
                <w:vertAlign w:val="superscript"/>
              </w:rPr>
              <w:t>3</w:t>
            </w:r>
            <w:r w:rsidRPr="00502F7E">
              <w:rPr>
                <w:bCs/>
                <w:sz w:val="22"/>
                <w:szCs w:val="22"/>
              </w:rPr>
              <w:t>/h)</w:t>
            </w:r>
          </w:p>
        </w:tc>
      </w:tr>
      <w:tr w:rsidR="00817DBC" w:rsidRPr="00502F7E" w14:paraId="60DE4C17" w14:textId="77777777" w:rsidTr="00383C62">
        <w:tc>
          <w:tcPr>
            <w:tcW w:w="2325" w:type="dxa"/>
          </w:tcPr>
          <w:p w14:paraId="0D30339F" w14:textId="77777777" w:rsidR="00817DBC" w:rsidRPr="00502F7E" w:rsidRDefault="00000000" w:rsidP="00383C62">
            <w:pPr>
              <w:rPr>
                <w:sz w:val="22"/>
                <w:szCs w:val="22"/>
              </w:rPr>
            </w:pPr>
            <m:oMathPara>
              <m:oMath>
                <m:sSubSup>
                  <m:sSubSupPr>
                    <m:ctrlPr>
                      <w:rPr>
                        <w:rFonts w:ascii="Cambria Math" w:hAnsi="Cambria Math"/>
                        <w:i/>
                        <w:sz w:val="22"/>
                        <w:szCs w:val="22"/>
                      </w:rPr>
                    </m:ctrlPr>
                  </m:sSubSupPr>
                  <m:e>
                    <m:r>
                      <w:rPr>
                        <w:rFonts w:ascii="Cambria Math" w:hAnsi="Cambria Math"/>
                        <w:sz w:val="22"/>
                        <w:szCs w:val="22"/>
                      </w:rPr>
                      <m:t>H2</m:t>
                    </m:r>
                  </m:e>
                  <m:sub>
                    <m:r>
                      <w:rPr>
                        <w:rFonts w:ascii="Cambria Math" w:hAnsi="Cambria Math"/>
                        <w:sz w:val="22"/>
                        <w:szCs w:val="22"/>
                      </w:rPr>
                      <m:t>H2stoj,d,hr</m:t>
                    </m:r>
                  </m:sub>
                  <m:sup>
                    <m:r>
                      <w:rPr>
                        <w:rFonts w:ascii="Cambria Math" w:hAnsi="Cambria Math"/>
                        <w:sz w:val="22"/>
                        <w:szCs w:val="22"/>
                      </w:rPr>
                      <m:t>Ch</m:t>
                    </m:r>
                  </m:sup>
                </m:sSubSup>
              </m:oMath>
            </m:oMathPara>
          </w:p>
        </w:tc>
        <w:tc>
          <w:tcPr>
            <w:tcW w:w="7297" w:type="dxa"/>
          </w:tcPr>
          <w:p w14:paraId="0D390E17" w14:textId="77777777" w:rsidR="00817DBC" w:rsidRPr="00502F7E" w:rsidRDefault="00817DBC" w:rsidP="00383C62">
            <w:pPr>
              <w:rPr>
                <w:bCs/>
                <w:sz w:val="22"/>
                <w:szCs w:val="22"/>
              </w:rPr>
            </w:pPr>
            <w:r w:rsidRPr="00502F7E">
              <w:rPr>
                <w:bCs/>
                <w:sz w:val="22"/>
                <w:szCs w:val="22"/>
              </w:rPr>
              <w:t>H2 charging for H2 storage (m</w:t>
            </w:r>
            <w:r w:rsidRPr="00502F7E">
              <w:rPr>
                <w:bCs/>
                <w:sz w:val="22"/>
                <w:szCs w:val="22"/>
                <w:vertAlign w:val="superscript"/>
              </w:rPr>
              <w:t>3</w:t>
            </w:r>
            <w:r w:rsidRPr="00502F7E">
              <w:rPr>
                <w:bCs/>
                <w:sz w:val="22"/>
                <w:szCs w:val="22"/>
              </w:rPr>
              <w:t>/h)</w:t>
            </w:r>
          </w:p>
        </w:tc>
      </w:tr>
      <w:tr w:rsidR="00817DBC" w:rsidRPr="00502F7E" w14:paraId="7181CAC2" w14:textId="77777777" w:rsidTr="00383C62">
        <w:tc>
          <w:tcPr>
            <w:tcW w:w="2325" w:type="dxa"/>
          </w:tcPr>
          <w:p w14:paraId="4B19EFFD" w14:textId="77777777" w:rsidR="00817DBC" w:rsidRPr="00502F7E" w:rsidRDefault="00000000" w:rsidP="00383C62">
            <w:pPr>
              <w:rPr>
                <w:sz w:val="22"/>
                <w:szCs w:val="22"/>
              </w:rPr>
            </w:pPr>
            <m:oMathPara>
              <m:oMath>
                <m:sSubSup>
                  <m:sSubSupPr>
                    <m:ctrlPr>
                      <w:rPr>
                        <w:rFonts w:ascii="Cambria Math" w:hAnsi="Cambria Math"/>
                        <w:i/>
                        <w:sz w:val="22"/>
                        <w:szCs w:val="22"/>
                      </w:rPr>
                    </m:ctrlPr>
                  </m:sSubSupPr>
                  <m:e>
                    <m:r>
                      <w:rPr>
                        <w:rFonts w:ascii="Cambria Math" w:hAnsi="Cambria Math"/>
                        <w:sz w:val="22"/>
                        <w:szCs w:val="22"/>
                      </w:rPr>
                      <m:t>H2</m:t>
                    </m:r>
                  </m:e>
                  <m:sub>
                    <m:r>
                      <w:rPr>
                        <w:rFonts w:ascii="Cambria Math" w:hAnsi="Cambria Math"/>
                        <w:sz w:val="22"/>
                        <w:szCs w:val="22"/>
                      </w:rPr>
                      <m:t>H2stoj,d,hr</m:t>
                    </m:r>
                  </m:sub>
                  <m:sup>
                    <m:r>
                      <w:rPr>
                        <w:rFonts w:ascii="Cambria Math" w:hAnsi="Cambria Math"/>
                        <w:sz w:val="22"/>
                        <w:szCs w:val="22"/>
                      </w:rPr>
                      <m:t>Disch</m:t>
                    </m:r>
                  </m:sup>
                </m:sSubSup>
              </m:oMath>
            </m:oMathPara>
          </w:p>
        </w:tc>
        <w:tc>
          <w:tcPr>
            <w:tcW w:w="7297" w:type="dxa"/>
          </w:tcPr>
          <w:p w14:paraId="3D188A63" w14:textId="77777777" w:rsidR="00817DBC" w:rsidRPr="00502F7E" w:rsidRDefault="00817DBC" w:rsidP="00383C62">
            <w:pPr>
              <w:rPr>
                <w:bCs/>
                <w:sz w:val="22"/>
                <w:szCs w:val="22"/>
              </w:rPr>
            </w:pPr>
            <w:r w:rsidRPr="00502F7E">
              <w:rPr>
                <w:bCs/>
                <w:sz w:val="22"/>
                <w:szCs w:val="22"/>
              </w:rPr>
              <w:t>H2 discharging for H2 storage (m</w:t>
            </w:r>
            <w:r w:rsidRPr="00502F7E">
              <w:rPr>
                <w:bCs/>
                <w:sz w:val="22"/>
                <w:szCs w:val="22"/>
                <w:vertAlign w:val="superscript"/>
              </w:rPr>
              <w:t>3</w:t>
            </w:r>
            <w:r w:rsidRPr="00502F7E">
              <w:rPr>
                <w:bCs/>
                <w:sz w:val="22"/>
                <w:szCs w:val="22"/>
              </w:rPr>
              <w:t>/h)</w:t>
            </w:r>
          </w:p>
        </w:tc>
      </w:tr>
      <w:tr w:rsidR="00817DBC" w:rsidRPr="00502F7E" w14:paraId="5863D190" w14:textId="77777777" w:rsidTr="00383C62">
        <w:tc>
          <w:tcPr>
            <w:tcW w:w="2325" w:type="dxa"/>
          </w:tcPr>
          <w:p w14:paraId="1B4C69AB" w14:textId="77777777" w:rsidR="00817DBC" w:rsidRPr="00502F7E" w:rsidRDefault="00000000" w:rsidP="00383C62">
            <w:pPr>
              <w:rPr>
                <w:sz w:val="22"/>
                <w:szCs w:val="22"/>
              </w:rPr>
            </w:pPr>
            <m:oMathPara>
              <m:oMath>
                <m:sSubSup>
                  <m:sSubSupPr>
                    <m:ctrlPr>
                      <w:rPr>
                        <w:rFonts w:ascii="Cambria Math" w:hAnsi="Cambria Math"/>
                        <w:i/>
                        <w:sz w:val="22"/>
                        <w:szCs w:val="22"/>
                      </w:rPr>
                    </m:ctrlPr>
                  </m:sSubSupPr>
                  <m:e>
                    <m:r>
                      <w:rPr>
                        <w:rFonts w:ascii="Cambria Math" w:hAnsi="Cambria Math"/>
                        <w:sz w:val="22"/>
                        <w:szCs w:val="22"/>
                      </w:rPr>
                      <m:t>H2</m:t>
                    </m:r>
                  </m:e>
                  <m:sub>
                    <m:r>
                      <w:rPr>
                        <w:rFonts w:ascii="Cambria Math" w:hAnsi="Cambria Math"/>
                        <w:sz w:val="22"/>
                        <w:szCs w:val="22"/>
                      </w:rPr>
                      <m:t>H2stoj,d,hr</m:t>
                    </m:r>
                  </m:sub>
                  <m:sup>
                    <m:r>
                      <w:rPr>
                        <w:rFonts w:ascii="Cambria Math" w:hAnsi="Cambria Math"/>
                        <w:sz w:val="22"/>
                        <w:szCs w:val="22"/>
                      </w:rPr>
                      <m:t>sto</m:t>
                    </m:r>
                  </m:sup>
                </m:sSubSup>
              </m:oMath>
            </m:oMathPara>
          </w:p>
        </w:tc>
        <w:tc>
          <w:tcPr>
            <w:tcW w:w="7297" w:type="dxa"/>
          </w:tcPr>
          <w:p w14:paraId="5D7E7BE4" w14:textId="77777777" w:rsidR="00817DBC" w:rsidRPr="00502F7E" w:rsidRDefault="00817DBC" w:rsidP="00383C62">
            <w:pPr>
              <w:rPr>
                <w:bCs/>
                <w:sz w:val="22"/>
                <w:szCs w:val="22"/>
              </w:rPr>
            </w:pPr>
            <w:r w:rsidRPr="00502F7E">
              <w:rPr>
                <w:bCs/>
                <w:sz w:val="22"/>
                <w:szCs w:val="22"/>
              </w:rPr>
              <w:t>H2 stored in H2 storage (m</w:t>
            </w:r>
            <w:r w:rsidRPr="00502F7E">
              <w:rPr>
                <w:bCs/>
                <w:sz w:val="22"/>
                <w:szCs w:val="22"/>
                <w:vertAlign w:val="superscript"/>
              </w:rPr>
              <w:t>3</w:t>
            </w:r>
            <w:r w:rsidRPr="00502F7E">
              <w:rPr>
                <w:bCs/>
                <w:sz w:val="22"/>
                <w:szCs w:val="22"/>
              </w:rPr>
              <w:t>)</w:t>
            </w:r>
          </w:p>
        </w:tc>
      </w:tr>
      <w:tr w:rsidR="00817DBC" w:rsidRPr="00502F7E" w14:paraId="325F56D8" w14:textId="77777777" w:rsidTr="00383C62">
        <w:tc>
          <w:tcPr>
            <w:tcW w:w="2325" w:type="dxa"/>
          </w:tcPr>
          <w:p w14:paraId="086B6532" w14:textId="77777777" w:rsidR="00817DBC" w:rsidRPr="00502F7E" w:rsidRDefault="00000000" w:rsidP="00383C62">
            <w:pPr>
              <w:ind w:firstLine="708"/>
              <w:rPr>
                <w:sz w:val="22"/>
                <w:szCs w:val="22"/>
              </w:rPr>
            </w:pPr>
            <m:oMathPara>
              <m:oMath>
                <m:sSubSup>
                  <m:sSubSupPr>
                    <m:ctrlPr>
                      <w:rPr>
                        <w:rFonts w:ascii="Cambria Math" w:hAnsi="Cambria Math"/>
                        <w:i/>
                        <w:sz w:val="22"/>
                        <w:szCs w:val="22"/>
                      </w:rPr>
                    </m:ctrlPr>
                  </m:sSubSupPr>
                  <m:e>
                    <m:r>
                      <w:rPr>
                        <w:rFonts w:ascii="Cambria Math" w:hAnsi="Cambria Math"/>
                        <w:sz w:val="22"/>
                        <w:szCs w:val="22"/>
                      </w:rPr>
                      <m:t>H2</m:t>
                    </m:r>
                  </m:e>
                  <m:sub>
                    <m:r>
                      <w:rPr>
                        <w:rFonts w:ascii="Cambria Math" w:hAnsi="Cambria Math"/>
                        <w:sz w:val="22"/>
                        <w:szCs w:val="22"/>
                      </w:rPr>
                      <m:t>H2stoj</m:t>
                    </m:r>
                  </m:sub>
                  <m:sup>
                    <m:r>
                      <w:rPr>
                        <w:rFonts w:ascii="Cambria Math" w:hAnsi="Cambria Math"/>
                        <w:sz w:val="22"/>
                        <w:szCs w:val="22"/>
                      </w:rPr>
                      <m:t>Ch,max</m:t>
                    </m:r>
                  </m:sup>
                </m:sSubSup>
              </m:oMath>
            </m:oMathPara>
          </w:p>
        </w:tc>
        <w:tc>
          <w:tcPr>
            <w:tcW w:w="7297" w:type="dxa"/>
          </w:tcPr>
          <w:p w14:paraId="1B15E783" w14:textId="77777777" w:rsidR="00817DBC" w:rsidRPr="00502F7E" w:rsidRDefault="00817DBC" w:rsidP="00383C62">
            <w:pPr>
              <w:rPr>
                <w:bCs/>
                <w:sz w:val="22"/>
                <w:szCs w:val="22"/>
              </w:rPr>
            </w:pPr>
            <w:r w:rsidRPr="00502F7E">
              <w:rPr>
                <w:bCs/>
                <w:sz w:val="22"/>
                <w:szCs w:val="22"/>
              </w:rPr>
              <w:t>Maximum H2 charging for H2 storage (dependent variable) (m</w:t>
            </w:r>
            <w:r w:rsidRPr="00502F7E">
              <w:rPr>
                <w:bCs/>
                <w:sz w:val="22"/>
                <w:szCs w:val="22"/>
                <w:vertAlign w:val="superscript"/>
              </w:rPr>
              <w:t>3</w:t>
            </w:r>
            <w:r w:rsidRPr="00502F7E">
              <w:rPr>
                <w:bCs/>
                <w:sz w:val="22"/>
                <w:szCs w:val="22"/>
              </w:rPr>
              <w:t>)</w:t>
            </w:r>
          </w:p>
        </w:tc>
      </w:tr>
      <w:tr w:rsidR="00817DBC" w:rsidRPr="00502F7E" w14:paraId="40B90193" w14:textId="77777777" w:rsidTr="00383C62">
        <w:tc>
          <w:tcPr>
            <w:tcW w:w="2325" w:type="dxa"/>
          </w:tcPr>
          <w:p w14:paraId="0E937689" w14:textId="77777777" w:rsidR="00817DBC" w:rsidRPr="00502F7E" w:rsidRDefault="00000000" w:rsidP="00383C62">
            <w:pPr>
              <w:ind w:firstLine="708"/>
              <w:rPr>
                <w:sz w:val="22"/>
                <w:szCs w:val="22"/>
              </w:rPr>
            </w:pPr>
            <m:oMathPara>
              <m:oMath>
                <m:sSubSup>
                  <m:sSubSupPr>
                    <m:ctrlPr>
                      <w:rPr>
                        <w:rFonts w:ascii="Cambria Math" w:hAnsi="Cambria Math"/>
                        <w:i/>
                        <w:sz w:val="22"/>
                        <w:szCs w:val="22"/>
                      </w:rPr>
                    </m:ctrlPr>
                  </m:sSubSupPr>
                  <m:e>
                    <m:r>
                      <w:rPr>
                        <w:rFonts w:ascii="Cambria Math" w:hAnsi="Cambria Math"/>
                        <w:sz w:val="22"/>
                        <w:szCs w:val="22"/>
                      </w:rPr>
                      <m:t>H2</m:t>
                    </m:r>
                  </m:e>
                  <m:sub>
                    <m:r>
                      <w:rPr>
                        <w:rFonts w:ascii="Cambria Math" w:hAnsi="Cambria Math"/>
                        <w:sz w:val="22"/>
                        <w:szCs w:val="22"/>
                      </w:rPr>
                      <m:t>H2stoj</m:t>
                    </m:r>
                  </m:sub>
                  <m:sup>
                    <m:r>
                      <w:rPr>
                        <w:rFonts w:ascii="Cambria Math" w:hAnsi="Cambria Math"/>
                        <w:sz w:val="22"/>
                        <w:szCs w:val="22"/>
                      </w:rPr>
                      <m:t>Disch,max</m:t>
                    </m:r>
                  </m:sup>
                </m:sSubSup>
              </m:oMath>
            </m:oMathPara>
          </w:p>
        </w:tc>
        <w:tc>
          <w:tcPr>
            <w:tcW w:w="7297" w:type="dxa"/>
          </w:tcPr>
          <w:p w14:paraId="4A3725FC" w14:textId="77777777" w:rsidR="00817DBC" w:rsidRPr="00502F7E" w:rsidRDefault="00817DBC" w:rsidP="00383C62">
            <w:pPr>
              <w:rPr>
                <w:bCs/>
                <w:sz w:val="22"/>
                <w:szCs w:val="22"/>
              </w:rPr>
            </w:pPr>
            <w:r w:rsidRPr="00502F7E">
              <w:rPr>
                <w:bCs/>
                <w:sz w:val="22"/>
                <w:szCs w:val="22"/>
              </w:rPr>
              <w:t>Maximum H2 discharging for H2 storage (dependent variable) (m</w:t>
            </w:r>
            <w:r w:rsidRPr="00502F7E">
              <w:rPr>
                <w:bCs/>
                <w:sz w:val="22"/>
                <w:szCs w:val="22"/>
                <w:vertAlign w:val="superscript"/>
              </w:rPr>
              <w:t>3</w:t>
            </w:r>
            <w:r w:rsidRPr="00502F7E">
              <w:rPr>
                <w:bCs/>
                <w:sz w:val="22"/>
                <w:szCs w:val="22"/>
              </w:rPr>
              <w:t>)</w:t>
            </w:r>
          </w:p>
        </w:tc>
      </w:tr>
      <w:tr w:rsidR="00817DBC" w:rsidRPr="00502F7E" w14:paraId="78A748DC" w14:textId="77777777" w:rsidTr="00383C62">
        <w:tc>
          <w:tcPr>
            <w:tcW w:w="2325" w:type="dxa"/>
          </w:tcPr>
          <w:p w14:paraId="147E33C1" w14:textId="77777777" w:rsidR="00817DBC" w:rsidRPr="00502F7E" w:rsidRDefault="00000000" w:rsidP="00383C62">
            <w:pPr>
              <w:rPr>
                <w:sz w:val="22"/>
                <w:szCs w:val="22"/>
              </w:rPr>
            </w:pPr>
            <m:oMathPara>
              <m:oMath>
                <m:sSubSup>
                  <m:sSubSupPr>
                    <m:ctrlPr>
                      <w:rPr>
                        <w:rFonts w:ascii="Cambria Math" w:hAnsi="Cambria Math" w:cs="Calibri"/>
                        <w:i/>
                        <w:sz w:val="22"/>
                        <w:szCs w:val="22"/>
                      </w:rPr>
                    </m:ctrlPr>
                  </m:sSubSupPr>
                  <m:e>
                    <m:r>
                      <w:rPr>
                        <w:rFonts w:ascii="Cambria Math" w:hAnsi="Cambria Math" w:cs="Calibri"/>
                        <w:sz w:val="22"/>
                        <w:szCs w:val="22"/>
                      </w:rPr>
                      <m:t>H</m:t>
                    </m:r>
                  </m:e>
                  <m:sub>
                    <m:r>
                      <m:rPr>
                        <m:sty m:val="p"/>
                      </m:rPr>
                      <w:rPr>
                        <w:rFonts w:ascii="Cambria Math" w:hAnsi="Cambria Math" w:cs="Calibri"/>
                        <w:sz w:val="22"/>
                        <w:szCs w:val="22"/>
                      </w:rPr>
                      <m:t>TES-Th</m:t>
                    </m:r>
                    <m:r>
                      <w:rPr>
                        <w:rFonts w:ascii="Cambria Math" w:hAnsi="Cambria Math" w:cs="Calibri"/>
                        <w:sz w:val="22"/>
                        <w:szCs w:val="22"/>
                      </w:rPr>
                      <m:t>j,d,hr</m:t>
                    </m:r>
                  </m:sub>
                  <m:sup>
                    <m:r>
                      <m:rPr>
                        <m:sty m:val="p"/>
                      </m:rPr>
                      <w:rPr>
                        <w:rFonts w:ascii="Cambria Math" w:hAnsi="Cambria Math" w:cs="Calibri"/>
                        <w:sz w:val="22"/>
                        <w:szCs w:val="22"/>
                      </w:rPr>
                      <m:t>Disc</m:t>
                    </m:r>
                    <m:r>
                      <w:rPr>
                        <w:rFonts w:ascii="Cambria Math" w:hAnsi="Cambria Math" w:cs="Calibri"/>
                        <w:sz w:val="22"/>
                        <w:szCs w:val="22"/>
                      </w:rPr>
                      <m:t>h</m:t>
                    </m:r>
                  </m:sup>
                </m:sSubSup>
              </m:oMath>
            </m:oMathPara>
          </w:p>
        </w:tc>
        <w:tc>
          <w:tcPr>
            <w:tcW w:w="7297" w:type="dxa"/>
          </w:tcPr>
          <w:p w14:paraId="4894344D" w14:textId="77777777" w:rsidR="00817DBC" w:rsidRPr="00502F7E" w:rsidRDefault="00817DBC" w:rsidP="00383C62">
            <w:pPr>
              <w:rPr>
                <w:bCs/>
                <w:sz w:val="22"/>
                <w:szCs w:val="22"/>
              </w:rPr>
            </w:pPr>
            <w:r w:rsidRPr="00502F7E">
              <w:rPr>
                <w:bCs/>
                <w:sz w:val="22"/>
                <w:szCs w:val="22"/>
              </w:rPr>
              <w:t>Discharging heat rate from TES (kW)</w:t>
            </w:r>
          </w:p>
        </w:tc>
      </w:tr>
      <w:tr w:rsidR="00817DBC" w:rsidRPr="00502F7E" w14:paraId="00288581" w14:textId="77777777" w:rsidTr="00383C62">
        <w:tc>
          <w:tcPr>
            <w:tcW w:w="2325" w:type="dxa"/>
          </w:tcPr>
          <w:p w14:paraId="44A3066C" w14:textId="77777777" w:rsidR="00817DBC" w:rsidRPr="00502F7E" w:rsidRDefault="00000000" w:rsidP="00383C62">
            <w:pPr>
              <w:rPr>
                <w:sz w:val="22"/>
                <w:szCs w:val="22"/>
              </w:rPr>
            </w:pPr>
            <m:oMathPara>
              <m:oMath>
                <m:sSubSup>
                  <m:sSubSupPr>
                    <m:ctrlPr>
                      <w:rPr>
                        <w:rFonts w:ascii="Cambria Math" w:hAnsi="Cambria Math" w:cs="Calibri"/>
                        <w:i/>
                        <w:sz w:val="22"/>
                        <w:szCs w:val="22"/>
                      </w:rPr>
                    </m:ctrlPr>
                  </m:sSubSupPr>
                  <m:e>
                    <m:r>
                      <w:rPr>
                        <w:rFonts w:ascii="Cambria Math" w:hAnsi="Cambria Math" w:cs="Calibri"/>
                        <w:sz w:val="22"/>
                        <w:szCs w:val="22"/>
                      </w:rPr>
                      <m:t>H</m:t>
                    </m:r>
                  </m:e>
                  <m:sub>
                    <m:r>
                      <m:rPr>
                        <m:sty m:val="p"/>
                      </m:rPr>
                      <w:rPr>
                        <w:rFonts w:ascii="Cambria Math" w:hAnsi="Cambria Math" w:cs="Calibri"/>
                        <w:sz w:val="22"/>
                        <w:szCs w:val="22"/>
                      </w:rPr>
                      <m:t>TES-Th</m:t>
                    </m:r>
                    <m:r>
                      <w:rPr>
                        <w:rFonts w:ascii="Cambria Math" w:hAnsi="Cambria Math" w:cs="Calibri"/>
                        <w:sz w:val="22"/>
                        <w:szCs w:val="22"/>
                      </w:rPr>
                      <m:t>j,d,hr</m:t>
                    </m:r>
                  </m:sub>
                  <m:sup>
                    <m:r>
                      <w:rPr>
                        <w:rFonts w:ascii="Cambria Math" w:hAnsi="Cambria Math" w:cs="Calibri"/>
                        <w:sz w:val="22"/>
                        <w:szCs w:val="22"/>
                      </w:rPr>
                      <m:t>Ch</m:t>
                    </m:r>
                  </m:sup>
                </m:sSubSup>
              </m:oMath>
            </m:oMathPara>
          </w:p>
        </w:tc>
        <w:tc>
          <w:tcPr>
            <w:tcW w:w="7297" w:type="dxa"/>
          </w:tcPr>
          <w:p w14:paraId="3D3A49A8" w14:textId="77777777" w:rsidR="00817DBC" w:rsidRPr="00502F7E" w:rsidRDefault="00817DBC" w:rsidP="00383C62">
            <w:pPr>
              <w:rPr>
                <w:bCs/>
                <w:sz w:val="22"/>
                <w:szCs w:val="22"/>
              </w:rPr>
            </w:pPr>
            <w:r w:rsidRPr="00502F7E">
              <w:rPr>
                <w:bCs/>
                <w:sz w:val="22"/>
                <w:szCs w:val="22"/>
              </w:rPr>
              <w:t>Charging heat rate to TES (kW)</w:t>
            </w:r>
          </w:p>
        </w:tc>
      </w:tr>
      <w:tr w:rsidR="00817DBC" w:rsidRPr="00502F7E" w14:paraId="28B49C1C" w14:textId="77777777" w:rsidTr="00383C62">
        <w:tc>
          <w:tcPr>
            <w:tcW w:w="2325" w:type="dxa"/>
          </w:tcPr>
          <w:p w14:paraId="2D9666AD"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H</m:t>
                    </m:r>
                  </m:e>
                  <m:sub>
                    <m:r>
                      <w:rPr>
                        <w:rFonts w:ascii="Cambria Math" w:hAnsi="Cambria Math" w:cs="Calibri"/>
                        <w:sz w:val="22"/>
                        <w:szCs w:val="22"/>
                        <w:lang w:eastAsia="zh-CN"/>
                      </w:rPr>
                      <m:t>CHP NGICEj,d,hr</m:t>
                    </m:r>
                  </m:sub>
                </m:sSub>
              </m:oMath>
            </m:oMathPara>
          </w:p>
        </w:tc>
        <w:tc>
          <w:tcPr>
            <w:tcW w:w="7297" w:type="dxa"/>
          </w:tcPr>
          <w:p w14:paraId="7DEDD941" w14:textId="77777777" w:rsidR="00817DBC" w:rsidRPr="00502F7E" w:rsidRDefault="00817DBC" w:rsidP="00383C62">
            <w:pPr>
              <w:rPr>
                <w:bCs/>
                <w:sz w:val="22"/>
                <w:szCs w:val="22"/>
              </w:rPr>
            </w:pPr>
            <w:r w:rsidRPr="00502F7E">
              <w:rPr>
                <w:bCs/>
                <w:sz w:val="22"/>
                <w:szCs w:val="22"/>
              </w:rPr>
              <w:t>Heat rate provided by CHP NG ICE (dependent variable) (kW)</w:t>
            </w:r>
          </w:p>
        </w:tc>
      </w:tr>
      <w:tr w:rsidR="00817DBC" w:rsidRPr="00502F7E" w14:paraId="09E7A4B8" w14:textId="77777777" w:rsidTr="00383C62">
        <w:tc>
          <w:tcPr>
            <w:tcW w:w="2325" w:type="dxa"/>
          </w:tcPr>
          <w:p w14:paraId="33D59DA3"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H</m:t>
                    </m:r>
                  </m:e>
                  <m:sub>
                    <m:r>
                      <w:rPr>
                        <w:rFonts w:ascii="Cambria Math" w:hAnsi="Cambria Math" w:cs="Calibri"/>
                        <w:sz w:val="22"/>
                        <w:szCs w:val="22"/>
                        <w:lang w:eastAsia="zh-CN"/>
                      </w:rPr>
                      <m:t>HPj,d,hr</m:t>
                    </m:r>
                  </m:sub>
                  <m:sup/>
                </m:sSubSup>
              </m:oMath>
            </m:oMathPara>
          </w:p>
        </w:tc>
        <w:tc>
          <w:tcPr>
            <w:tcW w:w="7297" w:type="dxa"/>
          </w:tcPr>
          <w:p w14:paraId="250D4A49" w14:textId="77777777" w:rsidR="00817DBC" w:rsidRPr="00502F7E" w:rsidRDefault="00817DBC" w:rsidP="00383C62">
            <w:pPr>
              <w:rPr>
                <w:sz w:val="22"/>
                <w:szCs w:val="22"/>
              </w:rPr>
            </w:pPr>
            <w:r w:rsidRPr="00502F7E">
              <w:rPr>
                <w:sz w:val="22"/>
                <w:szCs w:val="22"/>
              </w:rPr>
              <w:t>Heat rate provided by the heat pump (kW)</w:t>
            </w:r>
          </w:p>
        </w:tc>
      </w:tr>
      <w:tr w:rsidR="00817DBC" w:rsidRPr="00502F7E" w14:paraId="15C784B8" w14:textId="77777777" w:rsidTr="00383C62">
        <w:tc>
          <w:tcPr>
            <w:tcW w:w="2325" w:type="dxa"/>
          </w:tcPr>
          <w:p w14:paraId="16A6E44A" w14:textId="77777777" w:rsidR="00817DBC" w:rsidRPr="006608D3" w:rsidRDefault="00000000" w:rsidP="00383C62">
            <w:pPr>
              <w:rPr>
                <w:sz w:val="22"/>
                <w:szCs w:val="22"/>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H</m:t>
                    </m:r>
                  </m:e>
                  <m:sub>
                    <m:r>
                      <w:rPr>
                        <w:rFonts w:ascii="Cambria Math" w:hAnsi="Cambria Math" w:cs="Calibri"/>
                        <w:sz w:val="22"/>
                        <w:szCs w:val="22"/>
                        <w:lang w:eastAsia="zh-CN"/>
                      </w:rPr>
                      <m:t>NG Boilerj,d,hr</m:t>
                    </m:r>
                  </m:sub>
                  <m:sup/>
                </m:sSubSup>
              </m:oMath>
            </m:oMathPara>
          </w:p>
        </w:tc>
        <w:tc>
          <w:tcPr>
            <w:tcW w:w="7297" w:type="dxa"/>
          </w:tcPr>
          <w:p w14:paraId="1B909C43" w14:textId="77777777" w:rsidR="00817DBC" w:rsidRPr="00502F7E" w:rsidRDefault="00817DBC" w:rsidP="00383C62">
            <w:pPr>
              <w:rPr>
                <w:sz w:val="22"/>
                <w:szCs w:val="22"/>
              </w:rPr>
            </w:pPr>
            <w:r w:rsidRPr="00502F7E">
              <w:rPr>
                <w:bCs/>
                <w:sz w:val="22"/>
                <w:szCs w:val="22"/>
              </w:rPr>
              <w:t>Heat rate provided by natural gas boiler (kW)</w:t>
            </w:r>
          </w:p>
        </w:tc>
      </w:tr>
      <w:tr w:rsidR="00817DBC" w:rsidRPr="00502F7E" w14:paraId="31050D7A" w14:textId="77777777" w:rsidTr="00383C62">
        <w:tc>
          <w:tcPr>
            <w:tcW w:w="2325" w:type="dxa"/>
          </w:tcPr>
          <w:p w14:paraId="223B3A2C" w14:textId="77777777" w:rsidR="00817DBC" w:rsidRPr="00502F7E" w:rsidRDefault="00000000" w:rsidP="00383C62">
            <w:pPr>
              <w:rPr>
                <w:i/>
                <w:sz w:val="22"/>
                <w:szCs w:val="22"/>
                <w:lang w:eastAsia="zh-CN"/>
              </w:rPr>
            </w:pPr>
            <m:oMathPara>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TES-Thj,d,hr</m:t>
                    </m:r>
                  </m:sub>
                </m:sSub>
              </m:oMath>
            </m:oMathPara>
          </w:p>
        </w:tc>
        <w:tc>
          <w:tcPr>
            <w:tcW w:w="7297" w:type="dxa"/>
          </w:tcPr>
          <w:p w14:paraId="55336DB8" w14:textId="77777777" w:rsidR="00817DBC" w:rsidRPr="00502F7E" w:rsidRDefault="00817DBC" w:rsidP="00383C62">
            <w:pPr>
              <w:rPr>
                <w:bCs/>
                <w:sz w:val="22"/>
                <w:szCs w:val="22"/>
              </w:rPr>
            </w:pPr>
            <w:r w:rsidRPr="00502F7E">
              <w:rPr>
                <w:bCs/>
                <w:sz w:val="22"/>
                <w:szCs w:val="22"/>
              </w:rPr>
              <w:t>Thermal energy stored in TES (kWh)</w:t>
            </w:r>
          </w:p>
        </w:tc>
      </w:tr>
      <w:tr w:rsidR="00817DBC" w:rsidRPr="00502F7E" w14:paraId="71F4A51A" w14:textId="77777777" w:rsidTr="00383C62">
        <w:tc>
          <w:tcPr>
            <w:tcW w:w="2325" w:type="dxa"/>
          </w:tcPr>
          <w:p w14:paraId="29E2CECC"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SOC</m:t>
                    </m:r>
                  </m:e>
                  <m:sub>
                    <m:r>
                      <w:rPr>
                        <w:rFonts w:ascii="Cambria Math" w:hAnsi="Cambria Math" w:cs="Calibri"/>
                        <w:sz w:val="22"/>
                        <w:szCs w:val="22"/>
                        <w:lang w:eastAsia="zh-CN"/>
                      </w:rPr>
                      <m:t>Batj</m:t>
                    </m:r>
                  </m:sub>
                  <m:sup>
                    <m:r>
                      <w:rPr>
                        <w:rFonts w:ascii="Cambria Math" w:hAnsi="Cambria Math" w:cs="Calibri"/>
                        <w:sz w:val="22"/>
                        <w:szCs w:val="22"/>
                        <w:lang w:eastAsia="zh-CN"/>
                      </w:rPr>
                      <m:t>max</m:t>
                    </m:r>
                  </m:sup>
                </m:sSubSup>
              </m:oMath>
            </m:oMathPara>
          </w:p>
        </w:tc>
        <w:tc>
          <w:tcPr>
            <w:tcW w:w="7297" w:type="dxa"/>
          </w:tcPr>
          <w:p w14:paraId="7D243AE7" w14:textId="77777777" w:rsidR="00817DBC" w:rsidRPr="00502F7E" w:rsidRDefault="00817DBC" w:rsidP="00383C62">
            <w:pPr>
              <w:rPr>
                <w:bCs/>
                <w:sz w:val="22"/>
                <w:szCs w:val="22"/>
              </w:rPr>
            </w:pPr>
            <w:r w:rsidRPr="00502F7E">
              <w:rPr>
                <w:bCs/>
                <w:sz w:val="22"/>
                <w:szCs w:val="22"/>
              </w:rPr>
              <w:t>Maximum SOC battery (</w:t>
            </w:r>
            <w:r w:rsidRPr="00502F7E">
              <w:rPr>
                <w:sz w:val="22"/>
                <w:szCs w:val="22"/>
              </w:rPr>
              <w:t>dependent variable)</w:t>
            </w:r>
          </w:p>
        </w:tc>
      </w:tr>
      <w:tr w:rsidR="00817DBC" w:rsidRPr="00502F7E" w14:paraId="724AB644" w14:textId="77777777" w:rsidTr="00383C62">
        <w:tc>
          <w:tcPr>
            <w:tcW w:w="2325" w:type="dxa"/>
          </w:tcPr>
          <w:p w14:paraId="516ED9F2" w14:textId="77777777" w:rsidR="00817DBC" w:rsidRPr="00502F7E" w:rsidRDefault="00000000" w:rsidP="00383C62">
            <w:pPr>
              <w:rPr>
                <w:sz w:val="22"/>
                <w:szCs w:val="22"/>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SOC</m:t>
                    </m:r>
                  </m:e>
                  <m:sub>
                    <m:r>
                      <w:rPr>
                        <w:rFonts w:ascii="Cambria Math" w:hAnsi="Cambria Math" w:cs="Calibri"/>
                        <w:sz w:val="22"/>
                        <w:szCs w:val="22"/>
                        <w:lang w:eastAsia="zh-CN"/>
                      </w:rPr>
                      <m:t>Batj</m:t>
                    </m:r>
                  </m:sub>
                  <m:sup>
                    <m:r>
                      <w:rPr>
                        <w:rFonts w:ascii="Cambria Math" w:hAnsi="Cambria Math" w:cs="Calibri"/>
                        <w:sz w:val="22"/>
                        <w:szCs w:val="22"/>
                        <w:lang w:eastAsia="zh-CN"/>
                      </w:rPr>
                      <m:t>min</m:t>
                    </m:r>
                  </m:sup>
                </m:sSubSup>
              </m:oMath>
            </m:oMathPara>
          </w:p>
        </w:tc>
        <w:tc>
          <w:tcPr>
            <w:tcW w:w="7297" w:type="dxa"/>
          </w:tcPr>
          <w:p w14:paraId="24ABEA5D" w14:textId="77777777" w:rsidR="00817DBC" w:rsidRPr="00502F7E" w:rsidRDefault="00817DBC" w:rsidP="00383C62">
            <w:pPr>
              <w:rPr>
                <w:sz w:val="22"/>
                <w:szCs w:val="22"/>
              </w:rPr>
            </w:pPr>
            <w:r w:rsidRPr="00502F7E">
              <w:rPr>
                <w:bCs/>
                <w:sz w:val="22"/>
                <w:szCs w:val="22"/>
              </w:rPr>
              <w:t>Minimum SOC battery (</w:t>
            </w:r>
            <w:r w:rsidRPr="00502F7E">
              <w:rPr>
                <w:sz w:val="22"/>
                <w:szCs w:val="22"/>
              </w:rPr>
              <w:t>dependent variable)</w:t>
            </w:r>
          </w:p>
        </w:tc>
      </w:tr>
      <w:tr w:rsidR="00817DBC" w:rsidRPr="00502F7E" w14:paraId="29A5CBCF" w14:textId="77777777" w:rsidTr="00383C62">
        <w:tc>
          <w:tcPr>
            <w:tcW w:w="2325" w:type="dxa"/>
          </w:tcPr>
          <w:p w14:paraId="373F4FA8" w14:textId="77777777" w:rsidR="00817DBC" w:rsidRPr="00502F7E" w:rsidRDefault="00000000" w:rsidP="00383C62">
            <w:pPr>
              <w:rPr>
                <w:bCs/>
                <w:sz w:val="22"/>
                <w:szCs w:val="22"/>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S</m:t>
                    </m:r>
                  </m:e>
                  <m:sub>
                    <m:r>
                      <w:rPr>
                        <w:rFonts w:ascii="Cambria Math" w:hAnsi="Cambria Math" w:cs="Calibri"/>
                        <w:sz w:val="22"/>
                        <w:szCs w:val="22"/>
                        <w:lang w:eastAsia="zh-CN"/>
                      </w:rPr>
                      <m:t>i,j</m:t>
                    </m:r>
                  </m:sub>
                </m:sSub>
              </m:oMath>
            </m:oMathPara>
          </w:p>
        </w:tc>
        <w:tc>
          <w:tcPr>
            <w:tcW w:w="7297" w:type="dxa"/>
          </w:tcPr>
          <w:p w14:paraId="12DFAABD" w14:textId="77777777" w:rsidR="00817DBC" w:rsidRPr="00502F7E" w:rsidRDefault="00817DBC" w:rsidP="00383C62">
            <w:pPr>
              <w:rPr>
                <w:bCs/>
                <w:sz w:val="22"/>
                <w:szCs w:val="22"/>
              </w:rPr>
            </w:pPr>
            <w:r w:rsidRPr="00502F7E">
              <w:rPr>
                <w:bCs/>
                <w:sz w:val="22"/>
                <w:szCs w:val="22"/>
              </w:rPr>
              <w:t>Designed size of the technology</w:t>
            </w:r>
            <w:r w:rsidRPr="00502F7E">
              <w:rPr>
                <w:bCs/>
                <w:i/>
                <w:iCs/>
                <w:sz w:val="22"/>
                <w:szCs w:val="22"/>
              </w:rPr>
              <w:t xml:space="preserve"> </w:t>
            </w:r>
            <w:r w:rsidRPr="00502F7E">
              <w:rPr>
                <w:bCs/>
                <w:sz w:val="22"/>
                <w:szCs w:val="22"/>
              </w:rPr>
              <w:t>(kW – kWh)</w:t>
            </w:r>
          </w:p>
        </w:tc>
      </w:tr>
      <w:tr w:rsidR="00817DBC" w:rsidRPr="00502F7E" w14:paraId="6539D638" w14:textId="77777777" w:rsidTr="00383C62">
        <w:tc>
          <w:tcPr>
            <w:tcW w:w="2325" w:type="dxa"/>
          </w:tcPr>
          <w:p w14:paraId="5888920C"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UR</m:t>
                    </m:r>
                  </m:e>
                  <m:sub>
                    <m:r>
                      <w:rPr>
                        <w:rFonts w:ascii="Cambria Math" w:hAnsi="Cambria Math" w:cs="Calibri"/>
                        <w:sz w:val="22"/>
                        <w:szCs w:val="22"/>
                        <w:lang w:eastAsia="zh-CN"/>
                      </w:rPr>
                      <m:t>CHP NGICEj</m:t>
                    </m:r>
                  </m:sub>
                </m:sSub>
              </m:oMath>
            </m:oMathPara>
          </w:p>
        </w:tc>
        <w:tc>
          <w:tcPr>
            <w:tcW w:w="7297" w:type="dxa"/>
          </w:tcPr>
          <w:p w14:paraId="0A57CC00" w14:textId="77777777" w:rsidR="00817DBC" w:rsidRPr="00502F7E" w:rsidRDefault="00817DBC" w:rsidP="00383C62">
            <w:pPr>
              <w:rPr>
                <w:bCs/>
                <w:sz w:val="22"/>
                <w:szCs w:val="22"/>
              </w:rPr>
            </w:pPr>
            <w:r w:rsidRPr="00502F7E">
              <w:rPr>
                <w:bCs/>
                <w:sz w:val="22"/>
                <w:szCs w:val="22"/>
              </w:rPr>
              <w:t>Maximum ramp-up rate of CHP NG ICE (dependent variable) (kW)</w:t>
            </w:r>
          </w:p>
        </w:tc>
      </w:tr>
      <w:tr w:rsidR="00817DBC" w:rsidRPr="00502F7E" w14:paraId="5CC7CB4E" w14:textId="77777777" w:rsidTr="00383C62">
        <w:tc>
          <w:tcPr>
            <w:tcW w:w="2325" w:type="dxa"/>
          </w:tcPr>
          <w:p w14:paraId="76DC015A"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x</m:t>
                    </m:r>
                  </m:e>
                  <m:sub>
                    <m:r>
                      <w:rPr>
                        <w:rFonts w:ascii="Cambria Math" w:hAnsi="Cambria Math" w:cs="Calibri"/>
                        <w:sz w:val="22"/>
                        <w:szCs w:val="22"/>
                        <w:lang w:eastAsia="zh-CN"/>
                      </w:rPr>
                      <m:t>Batj,d,hr</m:t>
                    </m:r>
                  </m:sub>
                  <m:sup>
                    <m:r>
                      <w:rPr>
                        <w:rFonts w:ascii="Cambria Math" w:hAnsi="Cambria Math" w:cs="Calibri"/>
                        <w:sz w:val="22"/>
                        <w:szCs w:val="22"/>
                        <w:lang w:eastAsia="zh-CN"/>
                      </w:rPr>
                      <m:t>Ch</m:t>
                    </m:r>
                  </m:sup>
                </m:sSubSup>
              </m:oMath>
            </m:oMathPara>
          </w:p>
        </w:tc>
        <w:tc>
          <w:tcPr>
            <w:tcW w:w="7297" w:type="dxa"/>
          </w:tcPr>
          <w:p w14:paraId="712CBFD2" w14:textId="77777777" w:rsidR="00817DBC" w:rsidRPr="00502F7E" w:rsidRDefault="00817DBC" w:rsidP="00383C62">
            <w:pPr>
              <w:rPr>
                <w:sz w:val="22"/>
                <w:szCs w:val="22"/>
              </w:rPr>
            </w:pPr>
            <w:r w:rsidRPr="00502F7E">
              <w:rPr>
                <w:sz w:val="22"/>
                <w:szCs w:val="22"/>
              </w:rPr>
              <w:t>Binary variable for usage of battery for charging process</w:t>
            </w:r>
          </w:p>
        </w:tc>
      </w:tr>
      <w:tr w:rsidR="00817DBC" w:rsidRPr="00502F7E" w14:paraId="404BB34E" w14:textId="77777777" w:rsidTr="00383C62">
        <w:tc>
          <w:tcPr>
            <w:tcW w:w="2325" w:type="dxa"/>
          </w:tcPr>
          <w:p w14:paraId="77CF5E74"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x</m:t>
                    </m:r>
                  </m:e>
                  <m:sub>
                    <m:r>
                      <w:rPr>
                        <w:rFonts w:ascii="Cambria Math" w:hAnsi="Cambria Math" w:cs="Calibri"/>
                        <w:sz w:val="22"/>
                        <w:szCs w:val="22"/>
                        <w:lang w:eastAsia="zh-CN"/>
                      </w:rPr>
                      <m:t>Batj,d,hr</m:t>
                    </m:r>
                  </m:sub>
                  <m:sup>
                    <m:r>
                      <w:rPr>
                        <w:rFonts w:ascii="Cambria Math" w:hAnsi="Cambria Math" w:cs="Calibri"/>
                        <w:sz w:val="22"/>
                        <w:szCs w:val="22"/>
                        <w:lang w:eastAsia="zh-CN"/>
                      </w:rPr>
                      <m:t>Disch</m:t>
                    </m:r>
                  </m:sup>
                </m:sSubSup>
              </m:oMath>
            </m:oMathPara>
          </w:p>
        </w:tc>
        <w:tc>
          <w:tcPr>
            <w:tcW w:w="7297" w:type="dxa"/>
          </w:tcPr>
          <w:p w14:paraId="6967704A" w14:textId="77777777" w:rsidR="00817DBC" w:rsidRPr="00502F7E" w:rsidRDefault="00817DBC" w:rsidP="00383C62">
            <w:pPr>
              <w:rPr>
                <w:sz w:val="22"/>
                <w:szCs w:val="22"/>
              </w:rPr>
            </w:pPr>
            <w:r w:rsidRPr="00502F7E">
              <w:rPr>
                <w:sz w:val="22"/>
                <w:szCs w:val="22"/>
              </w:rPr>
              <w:t>Binary variable for usage of battery for discharging process</w:t>
            </w:r>
          </w:p>
        </w:tc>
      </w:tr>
      <w:tr w:rsidR="00817DBC" w:rsidRPr="00502F7E" w14:paraId="03A09981" w14:textId="77777777" w:rsidTr="00383C62">
        <w:tc>
          <w:tcPr>
            <w:tcW w:w="2325" w:type="dxa"/>
          </w:tcPr>
          <w:p w14:paraId="332A8ACF"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x</m:t>
                    </m:r>
                  </m:e>
                  <m:sub>
                    <m:r>
                      <w:rPr>
                        <w:rFonts w:ascii="Cambria Math" w:hAnsi="Cambria Math" w:cs="Calibri"/>
                        <w:sz w:val="22"/>
                        <w:szCs w:val="22"/>
                        <w:lang w:eastAsia="zh-CN"/>
                      </w:rPr>
                      <m:t>CHP NGICEj,d,hr</m:t>
                    </m:r>
                  </m:sub>
                </m:sSub>
              </m:oMath>
            </m:oMathPara>
          </w:p>
        </w:tc>
        <w:tc>
          <w:tcPr>
            <w:tcW w:w="7297" w:type="dxa"/>
          </w:tcPr>
          <w:p w14:paraId="021BE804" w14:textId="77777777" w:rsidR="00817DBC" w:rsidRPr="00502F7E" w:rsidRDefault="00817DBC" w:rsidP="00383C62">
            <w:pPr>
              <w:rPr>
                <w:bCs/>
                <w:sz w:val="22"/>
                <w:szCs w:val="22"/>
              </w:rPr>
            </w:pPr>
            <w:r w:rsidRPr="00502F7E">
              <w:rPr>
                <w:bCs/>
                <w:sz w:val="22"/>
                <w:szCs w:val="22"/>
              </w:rPr>
              <w:t>On/off status of CHP NG ICE</w:t>
            </w:r>
          </w:p>
        </w:tc>
      </w:tr>
      <w:tr w:rsidR="00817DBC" w:rsidRPr="00502F7E" w14:paraId="11754CE8" w14:textId="77777777" w:rsidTr="00383C62">
        <w:tc>
          <w:tcPr>
            <w:tcW w:w="2325" w:type="dxa"/>
          </w:tcPr>
          <w:p w14:paraId="432D983F" w14:textId="77777777" w:rsidR="00817DBC" w:rsidRPr="00502F7E" w:rsidRDefault="00000000" w:rsidP="00383C62">
            <w:pPr>
              <w:rPr>
                <w:sz w:val="22"/>
                <w:szCs w:val="22"/>
              </w:rPr>
            </w:pPr>
            <m:oMathPara>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EZj,d,hr</m:t>
                    </m:r>
                  </m:sub>
                </m:sSub>
              </m:oMath>
            </m:oMathPara>
          </w:p>
        </w:tc>
        <w:tc>
          <w:tcPr>
            <w:tcW w:w="7297" w:type="dxa"/>
          </w:tcPr>
          <w:p w14:paraId="47368411" w14:textId="77777777" w:rsidR="00817DBC" w:rsidRPr="00502F7E" w:rsidRDefault="00817DBC" w:rsidP="00383C62">
            <w:pPr>
              <w:rPr>
                <w:bCs/>
                <w:sz w:val="22"/>
                <w:szCs w:val="22"/>
              </w:rPr>
            </w:pPr>
            <w:r w:rsidRPr="00502F7E">
              <w:rPr>
                <w:bCs/>
                <w:sz w:val="22"/>
                <w:szCs w:val="22"/>
              </w:rPr>
              <w:t>On/off status of EZ</w:t>
            </w:r>
          </w:p>
        </w:tc>
      </w:tr>
      <w:tr w:rsidR="00817DBC" w:rsidRPr="00502F7E" w14:paraId="7BEC4A31" w14:textId="77777777" w:rsidTr="00383C62">
        <w:tc>
          <w:tcPr>
            <w:tcW w:w="2325" w:type="dxa"/>
          </w:tcPr>
          <w:p w14:paraId="5C1413C1" w14:textId="77777777" w:rsidR="00817DBC" w:rsidRPr="00502F7E" w:rsidRDefault="00000000" w:rsidP="00383C62">
            <w:pPr>
              <w:ind w:firstLine="708"/>
              <w:rPr>
                <w:sz w:val="22"/>
                <w:szCs w:val="22"/>
              </w:rPr>
            </w:pPr>
            <m:oMathPara>
              <m:oMath>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H2stoj</m:t>
                    </m:r>
                  </m:sub>
                  <m:sup>
                    <m:r>
                      <w:rPr>
                        <w:rFonts w:ascii="Cambria Math" w:hAnsi="Cambria Math"/>
                        <w:sz w:val="22"/>
                        <w:szCs w:val="22"/>
                      </w:rPr>
                      <m:t>Ch</m:t>
                    </m:r>
                  </m:sup>
                </m:sSubSup>
              </m:oMath>
            </m:oMathPara>
          </w:p>
        </w:tc>
        <w:tc>
          <w:tcPr>
            <w:tcW w:w="7297" w:type="dxa"/>
          </w:tcPr>
          <w:p w14:paraId="0946CB27" w14:textId="77777777" w:rsidR="00817DBC" w:rsidRPr="00502F7E" w:rsidRDefault="00817DBC" w:rsidP="00383C62">
            <w:pPr>
              <w:rPr>
                <w:bCs/>
                <w:sz w:val="22"/>
                <w:szCs w:val="22"/>
              </w:rPr>
            </w:pPr>
            <w:r w:rsidRPr="00502F7E">
              <w:rPr>
                <w:sz w:val="22"/>
                <w:szCs w:val="22"/>
              </w:rPr>
              <w:t>Binary variable for usage of H2 storage for charging process</w:t>
            </w:r>
          </w:p>
        </w:tc>
      </w:tr>
      <w:tr w:rsidR="00817DBC" w:rsidRPr="00502F7E" w14:paraId="0A50B79C" w14:textId="77777777" w:rsidTr="00383C62">
        <w:tc>
          <w:tcPr>
            <w:tcW w:w="2325" w:type="dxa"/>
          </w:tcPr>
          <w:p w14:paraId="32E72E64" w14:textId="77777777" w:rsidR="00817DBC" w:rsidRPr="00502F7E" w:rsidRDefault="00000000" w:rsidP="00383C62">
            <w:pPr>
              <w:ind w:firstLine="708"/>
              <w:rPr>
                <w:sz w:val="22"/>
                <w:szCs w:val="22"/>
              </w:rPr>
            </w:pPr>
            <m:oMathPara>
              <m:oMath>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H2stoj</m:t>
                    </m:r>
                  </m:sub>
                  <m:sup>
                    <m:r>
                      <w:rPr>
                        <w:rFonts w:ascii="Cambria Math" w:hAnsi="Cambria Math"/>
                        <w:sz w:val="22"/>
                        <w:szCs w:val="22"/>
                      </w:rPr>
                      <m:t>Disch</m:t>
                    </m:r>
                  </m:sup>
                </m:sSubSup>
              </m:oMath>
            </m:oMathPara>
          </w:p>
        </w:tc>
        <w:tc>
          <w:tcPr>
            <w:tcW w:w="7297" w:type="dxa"/>
          </w:tcPr>
          <w:p w14:paraId="69EB7E14" w14:textId="77777777" w:rsidR="00817DBC" w:rsidRPr="00502F7E" w:rsidRDefault="00817DBC" w:rsidP="00383C62">
            <w:pPr>
              <w:rPr>
                <w:sz w:val="22"/>
                <w:szCs w:val="22"/>
              </w:rPr>
            </w:pPr>
            <w:r w:rsidRPr="00502F7E">
              <w:rPr>
                <w:sz w:val="22"/>
                <w:szCs w:val="22"/>
              </w:rPr>
              <w:t>Binary variable for usage of H2 storage for discharging process</w:t>
            </w:r>
          </w:p>
        </w:tc>
      </w:tr>
      <w:tr w:rsidR="00817DBC" w:rsidRPr="00502F7E" w14:paraId="23C8E16F" w14:textId="77777777" w:rsidTr="00383C62">
        <w:tc>
          <w:tcPr>
            <w:tcW w:w="2325" w:type="dxa"/>
          </w:tcPr>
          <w:p w14:paraId="55A09631" w14:textId="77777777" w:rsidR="00817DBC" w:rsidRPr="00502F7E" w:rsidRDefault="00000000" w:rsidP="00383C62">
            <w:pPr>
              <w:rPr>
                <w:bCs/>
                <w:sz w:val="22"/>
                <w:szCs w:val="22"/>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x</m:t>
                    </m:r>
                  </m:e>
                  <m:sub>
                    <m:r>
                      <w:rPr>
                        <w:rFonts w:ascii="Cambria Math" w:hAnsi="Cambria Math" w:cs="Calibri"/>
                        <w:sz w:val="22"/>
                        <w:szCs w:val="22"/>
                        <w:lang w:eastAsia="zh-CN"/>
                      </w:rPr>
                      <m:t>i,j</m:t>
                    </m:r>
                  </m:sub>
                </m:sSub>
              </m:oMath>
            </m:oMathPara>
          </w:p>
        </w:tc>
        <w:tc>
          <w:tcPr>
            <w:tcW w:w="7297" w:type="dxa"/>
          </w:tcPr>
          <w:p w14:paraId="0CAEAA53" w14:textId="77777777" w:rsidR="00817DBC" w:rsidRPr="00502F7E" w:rsidRDefault="00817DBC" w:rsidP="00383C62">
            <w:pPr>
              <w:rPr>
                <w:bCs/>
                <w:sz w:val="22"/>
                <w:szCs w:val="22"/>
              </w:rPr>
            </w:pPr>
            <w:r w:rsidRPr="00502F7E">
              <w:rPr>
                <w:bCs/>
                <w:sz w:val="22"/>
                <w:szCs w:val="22"/>
              </w:rPr>
              <w:t>Binary variable for the choice of technology</w:t>
            </w:r>
          </w:p>
        </w:tc>
      </w:tr>
      <w:tr w:rsidR="00817DBC" w:rsidRPr="00502F7E" w14:paraId="146B8C86" w14:textId="77777777" w:rsidTr="00383C62">
        <w:tc>
          <w:tcPr>
            <w:tcW w:w="2325" w:type="dxa"/>
          </w:tcPr>
          <w:p w14:paraId="552F5158" w14:textId="77777777" w:rsidR="00817DBC" w:rsidRPr="00502F7E" w:rsidRDefault="00000000" w:rsidP="00383C62">
            <w:pPr>
              <w:ind w:firstLine="708"/>
              <w:rPr>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η</m:t>
                    </m:r>
                  </m:e>
                  <m:sub>
                    <m:r>
                      <w:rPr>
                        <w:rFonts w:ascii="Cambria Math" w:hAnsi="Cambria Math" w:cs="Calibri"/>
                        <w:sz w:val="22"/>
                        <w:szCs w:val="22"/>
                      </w:rPr>
                      <m:t>pipe,j,u</m:t>
                    </m:r>
                  </m:sub>
                </m:sSub>
              </m:oMath>
            </m:oMathPara>
          </w:p>
        </w:tc>
        <w:tc>
          <w:tcPr>
            <w:tcW w:w="7297" w:type="dxa"/>
          </w:tcPr>
          <w:p w14:paraId="13508E30" w14:textId="77777777" w:rsidR="00817DBC" w:rsidRPr="00502F7E" w:rsidRDefault="00817DBC" w:rsidP="00383C62">
            <w:pPr>
              <w:rPr>
                <w:sz w:val="22"/>
                <w:szCs w:val="22"/>
              </w:rPr>
            </w:pPr>
            <w:r w:rsidRPr="00502F7E">
              <w:rPr>
                <w:sz w:val="22"/>
                <w:szCs w:val="22"/>
              </w:rPr>
              <w:t>Efficiency of heating pipeline (dependent variable)</w:t>
            </w:r>
          </w:p>
        </w:tc>
      </w:tr>
      <w:tr w:rsidR="00817DBC" w:rsidRPr="00502F7E" w14:paraId="023911D3" w14:textId="77777777" w:rsidTr="00383C62">
        <w:tc>
          <w:tcPr>
            <w:tcW w:w="2325" w:type="dxa"/>
          </w:tcPr>
          <w:p w14:paraId="7CFAB649" w14:textId="77777777" w:rsidR="00817DBC" w:rsidRPr="00502F7E" w:rsidRDefault="00817DBC" w:rsidP="00383C62">
            <w:pPr>
              <w:jc w:val="center"/>
              <w:rPr>
                <w:i/>
                <w:iCs/>
                <w:sz w:val="22"/>
                <w:szCs w:val="22"/>
                <w:lang w:eastAsia="zh-CN"/>
              </w:rPr>
            </w:pPr>
            <w:r w:rsidRPr="00502F7E">
              <w:rPr>
                <w:i/>
                <w:iCs/>
                <w:sz w:val="22"/>
                <w:szCs w:val="22"/>
                <w:lang w:eastAsia="zh-CN"/>
              </w:rPr>
              <w:t>c</w:t>
            </w:r>
          </w:p>
        </w:tc>
        <w:tc>
          <w:tcPr>
            <w:tcW w:w="7297" w:type="dxa"/>
            <w:vAlign w:val="center"/>
          </w:tcPr>
          <w:p w14:paraId="393004E8" w14:textId="77777777" w:rsidR="00817DBC" w:rsidRPr="00502F7E" w:rsidRDefault="00817DBC" w:rsidP="00383C62">
            <w:pPr>
              <w:rPr>
                <w:sz w:val="22"/>
                <w:szCs w:val="22"/>
              </w:rPr>
            </w:pPr>
            <w:r w:rsidRPr="00502F7E">
              <w:rPr>
                <w:sz w:val="22"/>
                <w:szCs w:val="22"/>
              </w:rPr>
              <w:t xml:space="preserve">Constant in </w:t>
            </w:r>
            <w:r w:rsidRPr="00502F7E">
              <w:rPr>
                <w:i/>
                <w:iCs/>
                <w:sz w:val="22"/>
                <w:szCs w:val="22"/>
              </w:rPr>
              <w:t>Fobj</w:t>
            </w:r>
            <w:r w:rsidRPr="00502F7E">
              <w:rPr>
                <w:sz w:val="22"/>
                <w:szCs w:val="22"/>
              </w:rPr>
              <w:t xml:space="preserve"> (kgCO2/</w:t>
            </w:r>
            <w:r w:rsidRPr="00502F7E">
              <w:rPr>
                <w:rFonts w:cs="Calibri"/>
                <w:sz w:val="22"/>
                <w:szCs w:val="22"/>
              </w:rPr>
              <w:t>€</w:t>
            </w:r>
            <w:r w:rsidRPr="00502F7E">
              <w:rPr>
                <w:sz w:val="22"/>
                <w:szCs w:val="22"/>
              </w:rPr>
              <w:t>)</w:t>
            </w:r>
          </w:p>
        </w:tc>
      </w:tr>
      <w:tr w:rsidR="00817DBC" w:rsidRPr="00502F7E" w14:paraId="4DCEA466" w14:textId="77777777" w:rsidTr="00383C62">
        <w:tc>
          <w:tcPr>
            <w:tcW w:w="2325" w:type="dxa"/>
          </w:tcPr>
          <w:p w14:paraId="626D8173" w14:textId="77777777" w:rsidR="00817DBC" w:rsidRPr="006608D3" w:rsidRDefault="00817DBC" w:rsidP="00383C62">
            <w:pPr>
              <w:rPr>
                <w:sz w:val="22"/>
                <w:szCs w:val="22"/>
              </w:rPr>
            </w:pPr>
            <m:oMathPara>
              <m:oMath>
                <m:r>
                  <w:rPr>
                    <w:rFonts w:ascii="Cambria Math" w:hAnsi="Cambria Math" w:cs="Calibri"/>
                    <w:sz w:val="22"/>
                    <w:szCs w:val="22"/>
                    <w:lang w:eastAsia="zh-CN"/>
                  </w:rPr>
                  <m:t>Fobj</m:t>
                </m:r>
              </m:oMath>
            </m:oMathPara>
          </w:p>
        </w:tc>
        <w:tc>
          <w:tcPr>
            <w:tcW w:w="7297" w:type="dxa"/>
            <w:vAlign w:val="center"/>
          </w:tcPr>
          <w:p w14:paraId="1E0C02A8" w14:textId="77777777" w:rsidR="00817DBC" w:rsidRPr="00502F7E" w:rsidRDefault="00817DBC" w:rsidP="00383C62">
            <w:pPr>
              <w:rPr>
                <w:sz w:val="22"/>
                <w:szCs w:val="22"/>
              </w:rPr>
            </w:pPr>
            <w:r w:rsidRPr="00502F7E">
              <w:rPr>
                <w:sz w:val="22"/>
                <w:szCs w:val="22"/>
              </w:rPr>
              <w:t>Objective function of the multi-objective optimization problem</w:t>
            </w:r>
          </w:p>
        </w:tc>
      </w:tr>
      <w:tr w:rsidR="00817DBC" w:rsidRPr="00502F7E" w14:paraId="686B2AE7" w14:textId="77777777" w:rsidTr="00383C62">
        <w:tc>
          <w:tcPr>
            <w:tcW w:w="2325" w:type="dxa"/>
          </w:tcPr>
          <w:p w14:paraId="0B85ADD5" w14:textId="77777777" w:rsidR="00817DBC" w:rsidRPr="00502F7E" w:rsidRDefault="00817DBC" w:rsidP="00383C62">
            <w:pPr>
              <w:rPr>
                <w:sz w:val="22"/>
                <w:szCs w:val="22"/>
                <w:lang w:eastAsia="zh-CN"/>
              </w:rPr>
            </w:pPr>
            <m:oMathPara>
              <m:oMath>
                <m:r>
                  <w:rPr>
                    <w:rFonts w:ascii="Cambria Math" w:eastAsia="Times New Roman"/>
                    <w:sz w:val="22"/>
                    <w:szCs w:val="22"/>
                  </w:rPr>
                  <m:t>H</m:t>
                </m:r>
                <m:sSub>
                  <m:sSubPr>
                    <m:ctrlPr>
                      <w:rPr>
                        <w:rFonts w:ascii="Cambria Math" w:eastAsia="Times New Roman" w:hAnsi="Cambria Math"/>
                        <w:i/>
                        <w:sz w:val="22"/>
                        <w:szCs w:val="22"/>
                      </w:rPr>
                    </m:ctrlPr>
                  </m:sSubPr>
                  <m:e>
                    <m:r>
                      <w:rPr>
                        <w:rFonts w:ascii="Cambria Math" w:eastAsia="Times New Roman"/>
                        <w:sz w:val="22"/>
                        <w:szCs w:val="22"/>
                      </w:rPr>
                      <m:t>2</m:t>
                    </m:r>
                  </m:e>
                  <m:sub>
                    <m:r>
                      <w:rPr>
                        <w:rFonts w:ascii="Cambria Math" w:eastAsia="Times New Roman"/>
                        <w:sz w:val="22"/>
                        <w:szCs w:val="22"/>
                      </w:rPr>
                      <m:t>CHP FCj,d,</m:t>
                    </m:r>
                    <m:r>
                      <w:rPr>
                        <w:rFonts w:ascii="Cambria Math" w:eastAsia="Times New Roman" w:hAnsi="Cambria Math" w:cs="Cambria Math"/>
                        <w:sz w:val="22"/>
                        <w:szCs w:val="22"/>
                      </w:rPr>
                      <m:t>h</m:t>
                    </m:r>
                    <m:r>
                      <w:rPr>
                        <w:rFonts w:ascii="Cambria Math" w:eastAsia="Times New Roman"/>
                        <w:sz w:val="22"/>
                        <w:szCs w:val="22"/>
                      </w:rPr>
                      <m:t>r</m:t>
                    </m:r>
                  </m:sub>
                </m:sSub>
              </m:oMath>
            </m:oMathPara>
          </w:p>
        </w:tc>
        <w:tc>
          <w:tcPr>
            <w:tcW w:w="7297" w:type="dxa"/>
          </w:tcPr>
          <w:p w14:paraId="226A7084" w14:textId="77777777" w:rsidR="00817DBC" w:rsidRPr="00502F7E" w:rsidRDefault="00817DBC" w:rsidP="00383C62">
            <w:pPr>
              <w:rPr>
                <w:bCs/>
                <w:sz w:val="22"/>
                <w:szCs w:val="22"/>
              </w:rPr>
            </w:pPr>
            <w:r w:rsidRPr="00502F7E">
              <w:rPr>
                <w:sz w:val="22"/>
                <w:szCs w:val="22"/>
              </w:rPr>
              <w:t>Volumetric flow rate of hydrogen (m</w:t>
            </w:r>
            <w:r w:rsidRPr="00502F7E">
              <w:rPr>
                <w:sz w:val="22"/>
                <w:szCs w:val="22"/>
                <w:vertAlign w:val="superscript"/>
              </w:rPr>
              <w:t>3</w:t>
            </w:r>
            <w:r w:rsidRPr="00502F7E">
              <w:rPr>
                <w:sz w:val="22"/>
                <w:szCs w:val="22"/>
              </w:rPr>
              <w:t>/h)</w:t>
            </w:r>
          </w:p>
        </w:tc>
      </w:tr>
      <w:tr w:rsidR="00817DBC" w:rsidRPr="00502F7E" w14:paraId="76C6D37A" w14:textId="77777777" w:rsidTr="00383C62">
        <w:tc>
          <w:tcPr>
            <w:tcW w:w="2325" w:type="dxa"/>
          </w:tcPr>
          <w:p w14:paraId="7259CD89" w14:textId="77777777" w:rsidR="00817DBC" w:rsidRPr="00502F7E" w:rsidRDefault="00817DBC" w:rsidP="00383C62">
            <w:pPr>
              <w:rPr>
                <w:sz w:val="22"/>
                <w:szCs w:val="22"/>
                <w:lang w:eastAsia="zh-CN"/>
              </w:rPr>
            </w:pPr>
            <m:oMathPara>
              <m:oMath>
                <m:r>
                  <w:rPr>
                    <w:rFonts w:ascii="Cambria Math" w:hAnsi="Cambria Math" w:cs="Calibri"/>
                    <w:sz w:val="22"/>
                    <w:szCs w:val="22"/>
                  </w:rPr>
                  <m:t>SO</m:t>
                </m:r>
                <m:sSub>
                  <m:sSubPr>
                    <m:ctrlPr>
                      <w:rPr>
                        <w:rFonts w:ascii="Cambria Math" w:hAnsi="Cambria Math" w:cs="Calibri"/>
                        <w:i/>
                        <w:sz w:val="22"/>
                        <w:szCs w:val="22"/>
                      </w:rPr>
                    </m:ctrlPr>
                  </m:sSubPr>
                  <m:e>
                    <m:r>
                      <w:rPr>
                        <w:rFonts w:ascii="Cambria Math" w:hAnsi="Cambria Math" w:cs="Calibri"/>
                        <w:sz w:val="22"/>
                        <w:szCs w:val="22"/>
                      </w:rPr>
                      <m:t>C</m:t>
                    </m:r>
                  </m:e>
                  <m:sub>
                    <m:r>
                      <w:rPr>
                        <w:rFonts w:ascii="Cambria Math" w:hAnsi="Cambria Math" w:cs="Calibri"/>
                        <w:sz w:val="22"/>
                        <w:szCs w:val="22"/>
                      </w:rPr>
                      <m:t>Batj,d,hr</m:t>
                    </m:r>
                  </m:sub>
                </m:sSub>
              </m:oMath>
            </m:oMathPara>
          </w:p>
        </w:tc>
        <w:tc>
          <w:tcPr>
            <w:tcW w:w="7297" w:type="dxa"/>
          </w:tcPr>
          <w:p w14:paraId="7A2EF701" w14:textId="77777777" w:rsidR="00817DBC" w:rsidRPr="00502F7E" w:rsidRDefault="00817DBC" w:rsidP="00383C62">
            <w:pPr>
              <w:rPr>
                <w:sz w:val="22"/>
                <w:szCs w:val="22"/>
              </w:rPr>
            </w:pPr>
            <w:r w:rsidRPr="00502F7E">
              <w:rPr>
                <w:sz w:val="22"/>
                <w:szCs w:val="22"/>
              </w:rPr>
              <w:t>Battery SOC</w:t>
            </w:r>
          </w:p>
        </w:tc>
      </w:tr>
      <w:tr w:rsidR="00817DBC" w:rsidRPr="00502F7E" w14:paraId="410A4F13" w14:textId="77777777" w:rsidTr="00383C62">
        <w:tc>
          <w:tcPr>
            <w:tcW w:w="2325" w:type="dxa"/>
          </w:tcPr>
          <w:p w14:paraId="44ABE1BC" w14:textId="77777777" w:rsidR="00817DBC" w:rsidRPr="00502F7E" w:rsidRDefault="00817DBC" w:rsidP="00383C62">
            <w:pPr>
              <w:rPr>
                <w:sz w:val="22"/>
                <w:szCs w:val="22"/>
                <w:lang w:eastAsia="zh-CN"/>
              </w:rPr>
            </w:pPr>
            <m:oMathPara>
              <m:oMath>
                <m:r>
                  <w:rPr>
                    <w:rFonts w:ascii="Cambria Math" w:hAnsi="Cambria Math" w:cs="Calibri"/>
                    <w:sz w:val="22"/>
                    <w:szCs w:val="22"/>
                    <w:lang w:eastAsia="zh-CN"/>
                  </w:rPr>
                  <m:t>ω</m:t>
                </m:r>
              </m:oMath>
            </m:oMathPara>
          </w:p>
        </w:tc>
        <w:tc>
          <w:tcPr>
            <w:tcW w:w="7297" w:type="dxa"/>
            <w:vAlign w:val="center"/>
          </w:tcPr>
          <w:p w14:paraId="10FFD13A" w14:textId="77777777" w:rsidR="00817DBC" w:rsidRPr="00502F7E" w:rsidRDefault="00817DBC" w:rsidP="00383C62">
            <w:pPr>
              <w:rPr>
                <w:sz w:val="22"/>
                <w:szCs w:val="22"/>
              </w:rPr>
            </w:pPr>
            <w:r w:rsidRPr="00502F7E">
              <w:rPr>
                <w:sz w:val="22"/>
                <w:szCs w:val="22"/>
              </w:rPr>
              <w:t xml:space="preserve">Weight value in </w:t>
            </w:r>
            <w:r w:rsidRPr="00502F7E">
              <w:rPr>
                <w:i/>
                <w:iCs/>
                <w:sz w:val="22"/>
                <w:szCs w:val="22"/>
              </w:rPr>
              <w:t>Fobj</w:t>
            </w:r>
          </w:p>
        </w:tc>
      </w:tr>
      <w:tr w:rsidR="00817DBC" w:rsidRPr="00502F7E" w14:paraId="61834967" w14:textId="77777777" w:rsidTr="00383C62">
        <w:tc>
          <w:tcPr>
            <w:tcW w:w="9622" w:type="dxa"/>
            <w:gridSpan w:val="2"/>
          </w:tcPr>
          <w:p w14:paraId="43885DCD" w14:textId="77777777" w:rsidR="00817DBC" w:rsidRPr="00502F7E" w:rsidRDefault="00817DBC" w:rsidP="00383C62">
            <w:pPr>
              <w:rPr>
                <w:b/>
                <w:sz w:val="22"/>
                <w:szCs w:val="22"/>
              </w:rPr>
            </w:pPr>
            <w:r w:rsidRPr="00502F7E">
              <w:rPr>
                <w:b/>
                <w:sz w:val="22"/>
                <w:szCs w:val="22"/>
              </w:rPr>
              <w:t>Parameters</w:t>
            </w:r>
          </w:p>
        </w:tc>
      </w:tr>
      <w:tr w:rsidR="00817DBC" w:rsidRPr="00502F7E" w14:paraId="4BC5A3B3" w14:textId="77777777" w:rsidTr="00383C62">
        <w:tc>
          <w:tcPr>
            <w:tcW w:w="2325" w:type="dxa"/>
          </w:tcPr>
          <w:p w14:paraId="04A3DCA6" w14:textId="77777777" w:rsidR="00817DBC" w:rsidRPr="00502F7E" w:rsidRDefault="00000000" w:rsidP="00383C62">
            <w:pPr>
              <w:rPr>
                <w:sz w:val="22"/>
                <w:szCs w:val="22"/>
                <w:lang w:eastAsia="zh-CN"/>
              </w:rPr>
            </w:pPr>
            <m:oMathPara>
              <m:oMath>
                <m:sSubSup>
                  <m:sSubSupPr>
                    <m:ctrlPr>
                      <w:rPr>
                        <w:rFonts w:ascii="Cambria Math" w:eastAsia="Times New Roman" w:hAnsi="Cambria Math" w:cs="Calibri"/>
                        <w:i/>
                        <w:iCs/>
                        <w:snapToGrid w:val="0"/>
                        <w:color w:val="000000"/>
                        <w:sz w:val="22"/>
                        <w:szCs w:val="22"/>
                        <w:lang w:eastAsia="zh-CN" w:bidi="en-US"/>
                      </w:rPr>
                    </m:ctrlPr>
                  </m:sSubSupPr>
                  <m:e>
                    <m:r>
                      <w:rPr>
                        <w:rFonts w:ascii="Cambria Math" w:hAnsi="Cambria Math" w:cs="Calibri"/>
                        <w:sz w:val="22"/>
                        <w:szCs w:val="22"/>
                        <w:lang w:eastAsia="zh-CN"/>
                      </w:rPr>
                      <m:t>A</m:t>
                    </m:r>
                  </m:e>
                  <m:sub>
                    <m:r>
                      <w:rPr>
                        <w:rFonts w:ascii="Cambria Math" w:hAnsi="Cambria Math" w:cs="Calibri"/>
                        <w:sz w:val="22"/>
                        <w:szCs w:val="22"/>
                        <w:lang w:eastAsia="zh-CN"/>
                      </w:rPr>
                      <m:t>PVj</m:t>
                    </m:r>
                  </m:sub>
                  <m:sup>
                    <m:r>
                      <w:rPr>
                        <w:rFonts w:ascii="Cambria Math" w:hAnsi="Cambria Math" w:cs="Calibri"/>
                        <w:sz w:val="22"/>
                        <w:szCs w:val="22"/>
                        <w:lang w:eastAsia="zh-CN"/>
                      </w:rPr>
                      <m:t>max</m:t>
                    </m:r>
                  </m:sup>
                </m:sSubSup>
              </m:oMath>
            </m:oMathPara>
          </w:p>
        </w:tc>
        <w:tc>
          <w:tcPr>
            <w:tcW w:w="7297" w:type="dxa"/>
          </w:tcPr>
          <w:p w14:paraId="1D5472D2" w14:textId="77777777" w:rsidR="00817DBC" w:rsidRPr="00502F7E" w:rsidRDefault="00817DBC" w:rsidP="00383C62">
            <w:pPr>
              <w:rPr>
                <w:bCs/>
                <w:sz w:val="22"/>
                <w:szCs w:val="22"/>
              </w:rPr>
            </w:pPr>
            <w:r w:rsidRPr="00502F7E">
              <w:rPr>
                <w:bCs/>
                <w:sz w:val="22"/>
                <w:szCs w:val="22"/>
              </w:rPr>
              <w:t>Maximum area for PV installation (m</w:t>
            </w:r>
            <w:r w:rsidRPr="00502F7E">
              <w:rPr>
                <w:bCs/>
                <w:sz w:val="22"/>
                <w:szCs w:val="22"/>
                <w:vertAlign w:val="superscript"/>
              </w:rPr>
              <w:t>2</w:t>
            </w:r>
            <w:r w:rsidRPr="00502F7E">
              <w:rPr>
                <w:bCs/>
                <w:sz w:val="22"/>
                <w:szCs w:val="22"/>
              </w:rPr>
              <w:t>)</w:t>
            </w:r>
          </w:p>
        </w:tc>
      </w:tr>
      <w:tr w:rsidR="00817DBC" w:rsidRPr="00502F7E" w14:paraId="34088E38" w14:textId="77777777" w:rsidTr="00383C62">
        <w:tc>
          <w:tcPr>
            <w:tcW w:w="2325" w:type="dxa"/>
          </w:tcPr>
          <w:p w14:paraId="7825F9D1" w14:textId="77777777" w:rsidR="00817DBC" w:rsidRPr="00502F7E" w:rsidRDefault="00000000" w:rsidP="00383C62">
            <w:pPr>
              <w:rPr>
                <w:sz w:val="22"/>
                <w:szCs w:val="22"/>
                <w:lang w:eastAsia="zh-CN"/>
              </w:rPr>
            </w:pPr>
            <m:oMathPara>
              <m:oMath>
                <m:sSub>
                  <m:sSubPr>
                    <m:ctrlPr>
                      <w:rPr>
                        <w:rFonts w:ascii="Cambria Math" w:hAnsi="Cambria Math"/>
                        <w:i/>
                        <w:sz w:val="22"/>
                        <w:szCs w:val="22"/>
                      </w:rPr>
                    </m:ctrlPr>
                  </m:sSubPr>
                  <m:e>
                    <m:r>
                      <w:rPr>
                        <w:rFonts w:ascii="Cambria Math" w:hAnsi="Cambria Math"/>
                        <w:sz w:val="22"/>
                        <w:szCs w:val="22"/>
                      </w:rPr>
                      <m:t>CI</m:t>
                    </m:r>
                  </m:e>
                  <m:sub>
                    <m:r>
                      <w:rPr>
                        <w:rFonts w:ascii="Cambria Math" w:hAnsi="Cambria Math"/>
                        <w:sz w:val="22"/>
                        <w:szCs w:val="22"/>
                      </w:rPr>
                      <m:t>NG</m:t>
                    </m:r>
                  </m:sub>
                </m:sSub>
              </m:oMath>
            </m:oMathPara>
          </w:p>
        </w:tc>
        <w:tc>
          <w:tcPr>
            <w:tcW w:w="7297" w:type="dxa"/>
            <w:vAlign w:val="center"/>
          </w:tcPr>
          <w:p w14:paraId="63EDC76D" w14:textId="77777777" w:rsidR="00817DBC" w:rsidRPr="00502F7E" w:rsidRDefault="00817DBC" w:rsidP="00383C62">
            <w:pPr>
              <w:rPr>
                <w:sz w:val="22"/>
                <w:szCs w:val="22"/>
              </w:rPr>
            </w:pPr>
            <w:r w:rsidRPr="00502F7E">
              <w:rPr>
                <w:sz w:val="22"/>
                <w:szCs w:val="22"/>
              </w:rPr>
              <w:t>Carbon intensity of natural gas (kgCO2/Nm</w:t>
            </w:r>
            <w:r w:rsidRPr="00502F7E">
              <w:rPr>
                <w:sz w:val="22"/>
                <w:szCs w:val="22"/>
                <w:vertAlign w:val="superscript"/>
              </w:rPr>
              <w:t>3</w:t>
            </w:r>
            <w:r w:rsidRPr="00502F7E">
              <w:rPr>
                <w:sz w:val="22"/>
                <w:szCs w:val="22"/>
              </w:rPr>
              <w:t>)</w:t>
            </w:r>
          </w:p>
        </w:tc>
      </w:tr>
      <w:tr w:rsidR="00817DBC" w:rsidRPr="00502F7E" w14:paraId="0B01D552" w14:textId="77777777" w:rsidTr="00383C62">
        <w:tc>
          <w:tcPr>
            <w:tcW w:w="2325" w:type="dxa"/>
          </w:tcPr>
          <w:p w14:paraId="4744CA38" w14:textId="77777777" w:rsidR="00817DBC" w:rsidRPr="00502F7E" w:rsidRDefault="00000000" w:rsidP="00383C62">
            <w:pPr>
              <w:rPr>
                <w:sz w:val="22"/>
                <w:szCs w:val="22"/>
              </w:rPr>
            </w:pPr>
            <m:oMathPara>
              <m:oMath>
                <m:sSub>
                  <m:sSubPr>
                    <m:ctrlPr>
                      <w:rPr>
                        <w:rFonts w:ascii="Cambria Math" w:hAnsi="Cambria Math"/>
                        <w:i/>
                        <w:sz w:val="22"/>
                        <w:szCs w:val="22"/>
                      </w:rPr>
                    </m:ctrlPr>
                  </m:sSubPr>
                  <m:e>
                    <m:r>
                      <w:rPr>
                        <w:rFonts w:ascii="Cambria Math" w:hAnsi="Cambria Math"/>
                        <w:sz w:val="22"/>
                        <w:szCs w:val="22"/>
                      </w:rPr>
                      <m:t>CI</m:t>
                    </m:r>
                  </m:e>
                  <m:sub>
                    <m:r>
                      <w:rPr>
                        <w:rFonts w:ascii="Cambria Math" w:hAnsi="Cambria Math"/>
                        <w:sz w:val="22"/>
                        <w:szCs w:val="22"/>
                      </w:rPr>
                      <m:t>PG</m:t>
                    </m:r>
                  </m:sub>
                </m:sSub>
              </m:oMath>
            </m:oMathPara>
          </w:p>
        </w:tc>
        <w:tc>
          <w:tcPr>
            <w:tcW w:w="7297" w:type="dxa"/>
            <w:vAlign w:val="center"/>
          </w:tcPr>
          <w:p w14:paraId="350E91F3" w14:textId="77777777" w:rsidR="00817DBC" w:rsidRPr="00502F7E" w:rsidRDefault="00817DBC" w:rsidP="00383C62">
            <w:pPr>
              <w:rPr>
                <w:sz w:val="22"/>
                <w:szCs w:val="22"/>
              </w:rPr>
            </w:pPr>
            <w:r w:rsidRPr="00502F7E">
              <w:rPr>
                <w:sz w:val="22"/>
                <w:szCs w:val="22"/>
              </w:rPr>
              <w:t>Carbon intensity of power grid (kgCO2/kWh)</w:t>
            </w:r>
          </w:p>
        </w:tc>
      </w:tr>
      <w:tr w:rsidR="00817DBC" w:rsidRPr="00502F7E" w14:paraId="6DB825F5" w14:textId="77777777" w:rsidTr="00383C62">
        <w:tc>
          <w:tcPr>
            <w:tcW w:w="2325" w:type="dxa"/>
          </w:tcPr>
          <w:p w14:paraId="60616D8C" w14:textId="77777777" w:rsidR="00817DBC" w:rsidRPr="00502F7E" w:rsidRDefault="00000000" w:rsidP="00383C62">
            <w:pPr>
              <w:rPr>
                <w:sz w:val="22"/>
                <w:szCs w:val="22"/>
                <w:lang w:eastAsia="zh-CN"/>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COP</m:t>
                    </m:r>
                  </m:e>
                  <m:sub>
                    <m:r>
                      <w:rPr>
                        <w:rFonts w:ascii="Cambria Math" w:hAnsi="Cambria Math" w:cs="Calibri"/>
                        <w:sz w:val="22"/>
                        <w:szCs w:val="22"/>
                        <w:lang w:eastAsia="zh-CN"/>
                      </w:rPr>
                      <m:t>HP</m:t>
                    </m:r>
                  </m:sub>
                  <m:sup>
                    <m:r>
                      <w:rPr>
                        <w:rFonts w:ascii="Cambria Math" w:hAnsi="Cambria Math" w:cs="Calibri"/>
                        <w:sz w:val="22"/>
                        <w:szCs w:val="22"/>
                        <w:lang w:eastAsia="zh-CN"/>
                      </w:rPr>
                      <m:t>HM</m:t>
                    </m:r>
                  </m:sup>
                </m:sSubSup>
              </m:oMath>
            </m:oMathPara>
          </w:p>
        </w:tc>
        <w:tc>
          <w:tcPr>
            <w:tcW w:w="7297" w:type="dxa"/>
          </w:tcPr>
          <w:p w14:paraId="14B48DFF" w14:textId="77777777" w:rsidR="00817DBC" w:rsidRPr="00502F7E" w:rsidRDefault="00817DBC" w:rsidP="00383C62">
            <w:pPr>
              <w:rPr>
                <w:bCs/>
                <w:sz w:val="22"/>
                <w:szCs w:val="22"/>
              </w:rPr>
            </w:pPr>
            <w:r w:rsidRPr="00502F7E">
              <w:rPr>
                <w:bCs/>
                <w:sz w:val="22"/>
                <w:szCs w:val="22"/>
              </w:rPr>
              <w:t>COP of heat pump in heating mode</w:t>
            </w:r>
          </w:p>
        </w:tc>
      </w:tr>
      <w:tr w:rsidR="00817DBC" w:rsidRPr="00502F7E" w14:paraId="206F7AE0" w14:textId="77777777" w:rsidTr="00383C62">
        <w:tc>
          <w:tcPr>
            <w:tcW w:w="2325" w:type="dxa"/>
          </w:tcPr>
          <w:p w14:paraId="4C951C4B"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CRF</m:t>
                    </m:r>
                  </m:e>
                  <m:sub>
                    <m:r>
                      <w:rPr>
                        <w:rFonts w:ascii="Cambria Math" w:hAnsi="Cambria Math" w:cs="Calibri"/>
                        <w:sz w:val="22"/>
                        <w:szCs w:val="22"/>
                        <w:lang w:eastAsia="zh-CN"/>
                      </w:rPr>
                      <m:t>i</m:t>
                    </m:r>
                  </m:sub>
                </m:sSub>
              </m:oMath>
            </m:oMathPara>
          </w:p>
        </w:tc>
        <w:tc>
          <w:tcPr>
            <w:tcW w:w="7297" w:type="dxa"/>
            <w:vAlign w:val="center"/>
          </w:tcPr>
          <w:p w14:paraId="0F6B3F7E" w14:textId="77777777" w:rsidR="00817DBC" w:rsidRPr="00502F7E" w:rsidRDefault="00817DBC" w:rsidP="00383C62">
            <w:pPr>
              <w:rPr>
                <w:bCs/>
                <w:sz w:val="22"/>
                <w:szCs w:val="22"/>
              </w:rPr>
            </w:pPr>
            <w:r w:rsidRPr="00502F7E">
              <w:rPr>
                <w:sz w:val="22"/>
                <w:szCs w:val="22"/>
              </w:rPr>
              <w:t xml:space="preserve">Capital recovery factor </w:t>
            </w:r>
          </w:p>
        </w:tc>
      </w:tr>
      <w:tr w:rsidR="00817DBC" w:rsidRPr="00502F7E" w14:paraId="1E7B8BF3" w14:textId="77777777" w:rsidTr="00383C62">
        <w:tc>
          <w:tcPr>
            <w:tcW w:w="2325" w:type="dxa"/>
          </w:tcPr>
          <w:p w14:paraId="6FC99C65"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C</m:t>
                    </m:r>
                  </m:e>
                  <m:sub>
                    <m:r>
                      <w:rPr>
                        <w:rFonts w:ascii="Cambria Math" w:hAnsi="Cambria Math" w:cs="Calibri"/>
                        <w:sz w:val="22"/>
                        <w:szCs w:val="22"/>
                        <w:lang w:eastAsia="zh-CN"/>
                      </w:rPr>
                      <m:t>c,i</m:t>
                    </m:r>
                  </m:sub>
                </m:sSub>
              </m:oMath>
            </m:oMathPara>
          </w:p>
        </w:tc>
        <w:tc>
          <w:tcPr>
            <w:tcW w:w="7297" w:type="dxa"/>
            <w:vAlign w:val="center"/>
          </w:tcPr>
          <w:p w14:paraId="2481B14D" w14:textId="77777777" w:rsidR="00817DBC" w:rsidRPr="00502F7E" w:rsidRDefault="00817DBC" w:rsidP="00383C62">
            <w:pPr>
              <w:rPr>
                <w:sz w:val="22"/>
                <w:szCs w:val="22"/>
              </w:rPr>
            </w:pPr>
            <w:r w:rsidRPr="00502F7E">
              <w:rPr>
                <w:sz w:val="22"/>
                <w:szCs w:val="22"/>
              </w:rPr>
              <w:t>Specific capital cost (€/kW)–(€/kWh)–(€/m</w:t>
            </w:r>
            <w:r w:rsidRPr="00502F7E">
              <w:rPr>
                <w:sz w:val="22"/>
                <w:szCs w:val="22"/>
                <w:vertAlign w:val="superscript"/>
              </w:rPr>
              <w:t>2</w:t>
            </w:r>
            <w:r w:rsidRPr="00502F7E">
              <w:rPr>
                <w:sz w:val="22"/>
                <w:szCs w:val="22"/>
              </w:rPr>
              <w:t>)</w:t>
            </w:r>
          </w:p>
        </w:tc>
      </w:tr>
      <w:tr w:rsidR="00817DBC" w:rsidRPr="00502F7E" w14:paraId="35800BE7" w14:textId="77777777" w:rsidTr="00383C62">
        <w:tc>
          <w:tcPr>
            <w:tcW w:w="2325" w:type="dxa"/>
          </w:tcPr>
          <w:p w14:paraId="04B4ACDE"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dem, u,d,hr</m:t>
                    </m:r>
                  </m:sub>
                </m:sSub>
              </m:oMath>
            </m:oMathPara>
          </w:p>
        </w:tc>
        <w:tc>
          <w:tcPr>
            <w:tcW w:w="7297" w:type="dxa"/>
          </w:tcPr>
          <w:p w14:paraId="22586DFB" w14:textId="77777777" w:rsidR="00817DBC" w:rsidRPr="00502F7E" w:rsidRDefault="00817DBC" w:rsidP="00383C62">
            <w:pPr>
              <w:rPr>
                <w:bCs/>
                <w:sz w:val="22"/>
                <w:szCs w:val="22"/>
              </w:rPr>
            </w:pPr>
            <w:r w:rsidRPr="00502F7E">
              <w:rPr>
                <w:bCs/>
                <w:sz w:val="22"/>
                <w:szCs w:val="22"/>
              </w:rPr>
              <w:t>Time-varying power demand of mEH (kW)</w:t>
            </w:r>
          </w:p>
        </w:tc>
      </w:tr>
      <w:tr w:rsidR="00817DBC" w:rsidRPr="00502F7E" w14:paraId="35BF0091" w14:textId="77777777" w:rsidTr="00383C62">
        <w:tc>
          <w:tcPr>
            <w:tcW w:w="2325" w:type="dxa"/>
          </w:tcPr>
          <w:p w14:paraId="0C556EF8"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dem, u,d,hr</m:t>
                    </m:r>
                  </m:sub>
                </m:sSub>
              </m:oMath>
            </m:oMathPara>
          </w:p>
        </w:tc>
        <w:tc>
          <w:tcPr>
            <w:tcW w:w="7297" w:type="dxa"/>
          </w:tcPr>
          <w:p w14:paraId="448ECF99" w14:textId="77777777" w:rsidR="00817DBC" w:rsidRPr="00502F7E" w:rsidRDefault="00817DBC" w:rsidP="00383C62">
            <w:pPr>
              <w:rPr>
                <w:bCs/>
                <w:sz w:val="22"/>
                <w:szCs w:val="22"/>
              </w:rPr>
            </w:pPr>
            <w:r w:rsidRPr="00502F7E">
              <w:rPr>
                <w:bCs/>
                <w:sz w:val="22"/>
                <w:szCs w:val="22"/>
              </w:rPr>
              <w:t>Time-varying heat rate demand of mEH (kW)</w:t>
            </w:r>
          </w:p>
        </w:tc>
      </w:tr>
      <w:tr w:rsidR="00817DBC" w:rsidRPr="00502F7E" w14:paraId="1C02306A" w14:textId="77777777" w:rsidTr="00383C62">
        <w:tc>
          <w:tcPr>
            <w:tcW w:w="2325" w:type="dxa"/>
          </w:tcPr>
          <w:p w14:paraId="7B85884C" w14:textId="77777777" w:rsidR="00817DBC" w:rsidRPr="00502F7E" w:rsidRDefault="00000000" w:rsidP="00383C62">
            <w:pPr>
              <w:rPr>
                <w:sz w:val="22"/>
                <w:szCs w:val="22"/>
                <w:lang w:eastAsia="zh-CN"/>
              </w:rPr>
            </w:pPr>
            <m:oMathPara>
              <m:oMath>
                <m:sSub>
                  <m:sSubPr>
                    <m:ctrlPr>
                      <w:rPr>
                        <w:rFonts w:ascii="Cambria Math" w:hAnsi="Cambria Math"/>
                        <w:i/>
                        <w:sz w:val="22"/>
                        <w:szCs w:val="22"/>
                        <w:lang w:eastAsia="zh-CN"/>
                      </w:rPr>
                    </m:ctrlPr>
                  </m:sSubPr>
                  <m:e>
                    <m:r>
                      <w:rPr>
                        <w:rFonts w:ascii="Cambria Math" w:hAnsi="Cambria Math"/>
                        <w:sz w:val="22"/>
                        <w:szCs w:val="22"/>
                        <w:lang w:eastAsia="zh-CN"/>
                      </w:rPr>
                      <m:t>I</m:t>
                    </m:r>
                  </m:e>
                  <m:sub>
                    <m:r>
                      <w:rPr>
                        <w:rFonts w:ascii="Cambria Math" w:hAnsi="Cambria Math"/>
                        <w:sz w:val="22"/>
                        <w:szCs w:val="22"/>
                        <w:lang w:eastAsia="zh-CN"/>
                      </w:rPr>
                      <m:t>d,hr</m:t>
                    </m:r>
                  </m:sub>
                </m:sSub>
              </m:oMath>
            </m:oMathPara>
          </w:p>
        </w:tc>
        <w:tc>
          <w:tcPr>
            <w:tcW w:w="7297" w:type="dxa"/>
          </w:tcPr>
          <w:p w14:paraId="4CCAD2B4" w14:textId="77777777" w:rsidR="00817DBC" w:rsidRPr="00502F7E" w:rsidRDefault="00817DBC" w:rsidP="00383C62">
            <w:pPr>
              <w:rPr>
                <w:bCs/>
                <w:sz w:val="22"/>
                <w:szCs w:val="22"/>
              </w:rPr>
            </w:pPr>
            <w:r w:rsidRPr="00502F7E">
              <w:rPr>
                <w:bCs/>
                <w:sz w:val="22"/>
                <w:szCs w:val="22"/>
              </w:rPr>
              <w:t>Hourly solar irradiance (kW/m</w:t>
            </w:r>
            <w:r w:rsidRPr="00502F7E">
              <w:rPr>
                <w:bCs/>
                <w:sz w:val="22"/>
                <w:szCs w:val="22"/>
                <w:vertAlign w:val="superscript"/>
              </w:rPr>
              <w:t>2</w:t>
            </w:r>
            <w:r w:rsidRPr="00502F7E">
              <w:rPr>
                <w:bCs/>
                <w:sz w:val="22"/>
                <w:szCs w:val="22"/>
              </w:rPr>
              <w:t>)</w:t>
            </w:r>
          </w:p>
        </w:tc>
      </w:tr>
      <w:tr w:rsidR="00817DBC" w:rsidRPr="00502F7E" w14:paraId="30FF19A9" w14:textId="77777777" w:rsidTr="00383C62">
        <w:tc>
          <w:tcPr>
            <w:tcW w:w="2325" w:type="dxa"/>
          </w:tcPr>
          <w:p w14:paraId="1B081100" w14:textId="77777777" w:rsidR="00817DBC" w:rsidRPr="00502F7E" w:rsidRDefault="00000000" w:rsidP="00383C62">
            <w:pP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LHV</m:t>
                    </m:r>
                  </m:e>
                  <m:sub>
                    <m:r>
                      <w:rPr>
                        <w:rFonts w:ascii="Cambria Math" w:hAnsi="Cambria Math" w:cs="Calibri"/>
                        <w:sz w:val="22"/>
                        <w:szCs w:val="22"/>
                        <w:lang w:eastAsia="zh-CN"/>
                      </w:rPr>
                      <m:t>NG</m:t>
                    </m:r>
                  </m:sub>
                </m:sSub>
              </m:oMath>
            </m:oMathPara>
          </w:p>
        </w:tc>
        <w:tc>
          <w:tcPr>
            <w:tcW w:w="7297" w:type="dxa"/>
          </w:tcPr>
          <w:p w14:paraId="1F80F336" w14:textId="77777777" w:rsidR="00817DBC" w:rsidRPr="00502F7E" w:rsidRDefault="00817DBC" w:rsidP="00383C62">
            <w:pPr>
              <w:rPr>
                <w:bCs/>
                <w:sz w:val="22"/>
                <w:szCs w:val="22"/>
              </w:rPr>
            </w:pPr>
            <w:r w:rsidRPr="00502F7E">
              <w:rPr>
                <w:bCs/>
                <w:sz w:val="22"/>
                <w:szCs w:val="22"/>
              </w:rPr>
              <w:t>Lower heat value of natural gas (kWh/Nm</w:t>
            </w:r>
            <w:r w:rsidRPr="00502F7E">
              <w:rPr>
                <w:bCs/>
                <w:sz w:val="22"/>
                <w:szCs w:val="22"/>
                <w:vertAlign w:val="superscript"/>
              </w:rPr>
              <w:t>3</w:t>
            </w:r>
            <w:r w:rsidRPr="00502F7E">
              <w:rPr>
                <w:bCs/>
                <w:sz w:val="22"/>
                <w:szCs w:val="22"/>
              </w:rPr>
              <w:t>)</w:t>
            </w:r>
          </w:p>
        </w:tc>
      </w:tr>
      <w:tr w:rsidR="00817DBC" w:rsidRPr="00502F7E" w14:paraId="682EFA8C" w14:textId="77777777" w:rsidTr="00383C62">
        <w:tc>
          <w:tcPr>
            <w:tcW w:w="2325" w:type="dxa"/>
          </w:tcPr>
          <w:p w14:paraId="45884754" w14:textId="77777777" w:rsidR="00817DBC" w:rsidRPr="00502F7E" w:rsidRDefault="00000000" w:rsidP="00383C62">
            <w:pPr>
              <w:rPr>
                <w:iCs/>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OM</m:t>
                    </m:r>
                  </m:e>
                  <m:sub>
                    <m:r>
                      <w:rPr>
                        <w:rFonts w:ascii="Cambria Math" w:hAnsi="Cambria Math" w:cs="Calibri"/>
                        <w:sz w:val="22"/>
                        <w:szCs w:val="22"/>
                      </w:rPr>
                      <m:t>i</m:t>
                    </m:r>
                  </m:sub>
                </m:sSub>
              </m:oMath>
            </m:oMathPara>
          </w:p>
        </w:tc>
        <w:tc>
          <w:tcPr>
            <w:tcW w:w="7297" w:type="dxa"/>
          </w:tcPr>
          <w:p w14:paraId="182540AD" w14:textId="77777777" w:rsidR="00817DBC" w:rsidRPr="00502F7E" w:rsidRDefault="00817DBC" w:rsidP="00383C62">
            <w:pPr>
              <w:rPr>
                <w:sz w:val="22"/>
                <w:szCs w:val="22"/>
              </w:rPr>
            </w:pPr>
            <w:r w:rsidRPr="00502F7E">
              <w:rPr>
                <w:sz w:val="22"/>
                <w:szCs w:val="22"/>
              </w:rPr>
              <w:t>Specific O&amp;M cost (€/kWh)</w:t>
            </w:r>
          </w:p>
        </w:tc>
      </w:tr>
      <w:tr w:rsidR="00817DBC" w:rsidRPr="00502F7E" w14:paraId="49171C44" w14:textId="77777777" w:rsidTr="00383C62">
        <w:tc>
          <w:tcPr>
            <w:tcW w:w="2325" w:type="dxa"/>
          </w:tcPr>
          <w:p w14:paraId="6D4EB48F" w14:textId="77777777" w:rsidR="00817DBC" w:rsidRPr="00502F7E" w:rsidRDefault="00000000" w:rsidP="00383C62">
            <w:pPr>
              <w:rPr>
                <w:sz w:val="22"/>
                <w:szCs w:val="22"/>
              </w:rPr>
            </w:pPr>
            <m:oMathPara>
              <m:oMath>
                <m:sSub>
                  <m:sSubPr>
                    <m:ctrlPr>
                      <w:rPr>
                        <w:rFonts w:ascii="Cambria Math" w:hAnsi="Cambria Math"/>
                        <w:i/>
                        <w:sz w:val="22"/>
                        <w:szCs w:val="22"/>
                      </w:rPr>
                    </m:ctrlPr>
                  </m:sSubPr>
                  <m:e>
                    <m:r>
                      <w:rPr>
                        <w:rFonts w:ascii="Cambria Math" w:hAnsi="Cambria Math"/>
                        <w:sz w:val="22"/>
                        <w:szCs w:val="22"/>
                      </w:rPr>
                      <m:t>Pr</m:t>
                    </m:r>
                  </m:e>
                  <m:sub>
                    <m:r>
                      <w:rPr>
                        <w:rFonts w:ascii="Cambria Math" w:hAnsi="Cambria Math"/>
                        <w:sz w:val="22"/>
                        <w:szCs w:val="22"/>
                      </w:rPr>
                      <m:t>NG,d</m:t>
                    </m:r>
                  </m:sub>
                </m:sSub>
              </m:oMath>
            </m:oMathPara>
          </w:p>
        </w:tc>
        <w:tc>
          <w:tcPr>
            <w:tcW w:w="7297" w:type="dxa"/>
          </w:tcPr>
          <w:p w14:paraId="7F71BAC5" w14:textId="77777777" w:rsidR="00817DBC" w:rsidRPr="00502F7E" w:rsidRDefault="00817DBC" w:rsidP="00383C62">
            <w:pPr>
              <w:rPr>
                <w:sz w:val="22"/>
                <w:szCs w:val="22"/>
              </w:rPr>
            </w:pPr>
            <w:r w:rsidRPr="00502F7E">
              <w:rPr>
                <w:sz w:val="22"/>
                <w:szCs w:val="22"/>
              </w:rPr>
              <w:t>Natural gas price (</w:t>
            </w:r>
            <w:r w:rsidRPr="00502F7E">
              <w:rPr>
                <w:rFonts w:cs="Calibri"/>
                <w:sz w:val="22"/>
                <w:szCs w:val="22"/>
              </w:rPr>
              <w:t>€</w:t>
            </w:r>
            <w:r w:rsidRPr="00502F7E">
              <w:rPr>
                <w:sz w:val="22"/>
                <w:szCs w:val="22"/>
              </w:rPr>
              <w:t>/Nm</w:t>
            </w:r>
            <w:r w:rsidRPr="00502F7E">
              <w:rPr>
                <w:sz w:val="22"/>
                <w:szCs w:val="22"/>
                <w:vertAlign w:val="superscript"/>
              </w:rPr>
              <w:t>3</w:t>
            </w:r>
            <w:r w:rsidRPr="00502F7E">
              <w:rPr>
                <w:sz w:val="22"/>
                <w:szCs w:val="22"/>
              </w:rPr>
              <w:t>)</w:t>
            </w:r>
          </w:p>
        </w:tc>
      </w:tr>
      <w:tr w:rsidR="00817DBC" w:rsidRPr="00502F7E" w14:paraId="55BAD081" w14:textId="77777777" w:rsidTr="00383C62">
        <w:tc>
          <w:tcPr>
            <w:tcW w:w="2325" w:type="dxa"/>
          </w:tcPr>
          <w:p w14:paraId="16A42A8E" w14:textId="77777777" w:rsidR="00817DBC" w:rsidRPr="00502F7E" w:rsidRDefault="00000000" w:rsidP="00383C62">
            <w:pPr>
              <w:rPr>
                <w:sz w:val="22"/>
                <w:szCs w:val="22"/>
              </w:rPr>
            </w:pPr>
            <m:oMathPara>
              <m:oMath>
                <m:sSub>
                  <m:sSubPr>
                    <m:ctrlPr>
                      <w:rPr>
                        <w:rFonts w:ascii="Cambria Math" w:hAnsi="Cambria Math"/>
                        <w:i/>
                        <w:sz w:val="22"/>
                        <w:szCs w:val="22"/>
                      </w:rPr>
                    </m:ctrlPr>
                  </m:sSubPr>
                  <m:e>
                    <m:r>
                      <w:rPr>
                        <w:rFonts w:ascii="Cambria Math" w:hAnsi="Cambria Math"/>
                        <w:sz w:val="22"/>
                        <w:szCs w:val="22"/>
                      </w:rPr>
                      <m:t>Pr</m:t>
                    </m:r>
                  </m:e>
                  <m:sub>
                    <m:r>
                      <w:rPr>
                        <w:rFonts w:ascii="Cambria Math" w:hAnsi="Cambria Math"/>
                        <w:sz w:val="22"/>
                        <w:szCs w:val="22"/>
                      </w:rPr>
                      <m:t>PG,d,hr</m:t>
                    </m:r>
                  </m:sub>
                </m:sSub>
              </m:oMath>
            </m:oMathPara>
          </w:p>
        </w:tc>
        <w:tc>
          <w:tcPr>
            <w:tcW w:w="7297" w:type="dxa"/>
          </w:tcPr>
          <w:p w14:paraId="330158DC" w14:textId="77777777" w:rsidR="00817DBC" w:rsidRPr="00502F7E" w:rsidRDefault="00817DBC" w:rsidP="00383C62">
            <w:pPr>
              <w:rPr>
                <w:sz w:val="22"/>
                <w:szCs w:val="22"/>
              </w:rPr>
            </w:pPr>
            <w:r w:rsidRPr="00502F7E">
              <w:rPr>
                <w:rFonts w:cs="Calibri"/>
                <w:sz w:val="22"/>
                <w:szCs w:val="22"/>
              </w:rPr>
              <w:t>Time-varying unit price of grid power (€/kWh)</w:t>
            </w:r>
          </w:p>
        </w:tc>
      </w:tr>
      <w:tr w:rsidR="00817DBC" w:rsidRPr="00502F7E" w14:paraId="0900B6BC" w14:textId="77777777" w:rsidTr="00383C62">
        <w:tc>
          <w:tcPr>
            <w:tcW w:w="2325" w:type="dxa"/>
          </w:tcPr>
          <w:p w14:paraId="7ADDC3DE" w14:textId="77777777" w:rsidR="00817DBC" w:rsidRPr="00502F7E" w:rsidRDefault="00000000" w:rsidP="00383C62">
            <w:pPr>
              <w:rPr>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i,j,d,hr</m:t>
                    </m:r>
                  </m:sub>
                </m:sSub>
              </m:oMath>
            </m:oMathPara>
          </w:p>
        </w:tc>
        <w:tc>
          <w:tcPr>
            <w:tcW w:w="7297" w:type="dxa"/>
          </w:tcPr>
          <w:p w14:paraId="28B02824" w14:textId="77777777" w:rsidR="00817DBC" w:rsidRPr="00502F7E" w:rsidRDefault="00817DBC" w:rsidP="00383C62">
            <w:pPr>
              <w:rPr>
                <w:sz w:val="22"/>
                <w:szCs w:val="22"/>
              </w:rPr>
            </w:pPr>
            <w:r w:rsidRPr="00502F7E">
              <w:rPr>
                <w:sz w:val="22"/>
                <w:szCs w:val="22"/>
              </w:rPr>
              <w:t>Generation level (kW) – (kWh)</w:t>
            </w:r>
          </w:p>
        </w:tc>
      </w:tr>
      <w:tr w:rsidR="00817DBC" w:rsidRPr="00502F7E" w14:paraId="4DE60A78" w14:textId="77777777" w:rsidTr="00383C62">
        <w:tc>
          <w:tcPr>
            <w:tcW w:w="2325" w:type="dxa"/>
          </w:tcPr>
          <w:p w14:paraId="7B6F12F9" w14:textId="77777777" w:rsidR="00817DBC" w:rsidRPr="00502F7E" w:rsidRDefault="00000000" w:rsidP="00383C62">
            <w:pPr>
              <w:rPr>
                <w:bCs/>
                <w:sz w:val="22"/>
                <w:szCs w:val="22"/>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S</m:t>
                    </m:r>
                  </m:e>
                  <m:sub>
                    <m:r>
                      <w:rPr>
                        <w:rFonts w:ascii="Cambria Math" w:hAnsi="Cambria Math" w:cs="Calibri"/>
                        <w:sz w:val="22"/>
                        <w:szCs w:val="22"/>
                        <w:lang w:eastAsia="zh-CN"/>
                      </w:rPr>
                      <m:t>i</m:t>
                    </m:r>
                  </m:sub>
                  <m:sup>
                    <m:r>
                      <w:rPr>
                        <w:rFonts w:ascii="Cambria Math" w:hAnsi="Cambria Math" w:cs="Calibri"/>
                        <w:sz w:val="22"/>
                        <w:szCs w:val="22"/>
                        <w:lang w:eastAsia="zh-CN"/>
                      </w:rPr>
                      <m:t>max</m:t>
                    </m:r>
                  </m:sup>
                </m:sSubSup>
              </m:oMath>
            </m:oMathPara>
          </w:p>
        </w:tc>
        <w:tc>
          <w:tcPr>
            <w:tcW w:w="7297" w:type="dxa"/>
          </w:tcPr>
          <w:p w14:paraId="6F37E200" w14:textId="77777777" w:rsidR="00817DBC" w:rsidRPr="00502F7E" w:rsidRDefault="00817DBC" w:rsidP="00383C62">
            <w:pPr>
              <w:rPr>
                <w:bCs/>
                <w:sz w:val="22"/>
                <w:szCs w:val="22"/>
              </w:rPr>
            </w:pPr>
            <w:r w:rsidRPr="00502F7E">
              <w:rPr>
                <w:bCs/>
                <w:sz w:val="22"/>
                <w:szCs w:val="22"/>
              </w:rPr>
              <w:t>Maximum size of technology in the market (kW)</w:t>
            </w:r>
          </w:p>
        </w:tc>
      </w:tr>
      <w:tr w:rsidR="00817DBC" w:rsidRPr="00502F7E" w14:paraId="62ACFDEC" w14:textId="77777777" w:rsidTr="00383C62">
        <w:tc>
          <w:tcPr>
            <w:tcW w:w="2325" w:type="dxa"/>
          </w:tcPr>
          <w:p w14:paraId="0D2C69CD" w14:textId="77777777" w:rsidR="00817DBC" w:rsidRPr="00502F7E" w:rsidRDefault="00000000" w:rsidP="00383C62">
            <w:pPr>
              <w:jc w:val="center"/>
              <w:rPr>
                <w:bCs/>
                <w:sz w:val="22"/>
                <w:szCs w:val="22"/>
              </w:rPr>
            </w:pPr>
            <m:oMathPara>
              <m:oMath>
                <m:sSubSup>
                  <m:sSubSupPr>
                    <m:ctrlPr>
                      <w:rPr>
                        <w:rFonts w:ascii="Cambria Math" w:hAnsi="Cambria Math" w:cs="Calibri"/>
                        <w:i/>
                        <w:sz w:val="22"/>
                        <w:szCs w:val="22"/>
                        <w:lang w:eastAsia="zh-CN"/>
                      </w:rPr>
                    </m:ctrlPr>
                  </m:sSubSupPr>
                  <m:e>
                    <m:r>
                      <w:rPr>
                        <w:rFonts w:ascii="Cambria Math" w:hAnsi="Cambria Math" w:cs="Calibri"/>
                        <w:sz w:val="22"/>
                        <w:szCs w:val="22"/>
                        <w:lang w:eastAsia="zh-CN"/>
                      </w:rPr>
                      <m:t>S</m:t>
                    </m:r>
                  </m:e>
                  <m:sub>
                    <m:r>
                      <w:rPr>
                        <w:rFonts w:ascii="Cambria Math" w:hAnsi="Cambria Math" w:cs="Calibri"/>
                        <w:sz w:val="22"/>
                        <w:szCs w:val="22"/>
                        <w:lang w:eastAsia="zh-CN"/>
                      </w:rPr>
                      <m:t>i</m:t>
                    </m:r>
                  </m:sub>
                  <m:sup>
                    <m:r>
                      <w:rPr>
                        <w:rFonts w:ascii="Cambria Math" w:hAnsi="Cambria Math" w:cs="Calibri"/>
                        <w:sz w:val="22"/>
                        <w:szCs w:val="22"/>
                        <w:lang w:eastAsia="zh-CN"/>
                      </w:rPr>
                      <m:t>min</m:t>
                    </m:r>
                  </m:sup>
                </m:sSubSup>
              </m:oMath>
            </m:oMathPara>
          </w:p>
        </w:tc>
        <w:tc>
          <w:tcPr>
            <w:tcW w:w="7297" w:type="dxa"/>
          </w:tcPr>
          <w:p w14:paraId="7BE38688" w14:textId="77777777" w:rsidR="00817DBC" w:rsidRPr="00502F7E" w:rsidRDefault="00817DBC" w:rsidP="00383C62">
            <w:pPr>
              <w:rPr>
                <w:bCs/>
                <w:sz w:val="22"/>
                <w:szCs w:val="22"/>
              </w:rPr>
            </w:pPr>
            <w:r w:rsidRPr="00502F7E">
              <w:rPr>
                <w:bCs/>
                <w:sz w:val="22"/>
                <w:szCs w:val="22"/>
              </w:rPr>
              <w:t>Minimum size of technology in the market (kW)</w:t>
            </w:r>
          </w:p>
        </w:tc>
      </w:tr>
      <w:tr w:rsidR="00817DBC" w:rsidRPr="00502F7E" w14:paraId="0940E3B0" w14:textId="77777777" w:rsidTr="00383C62">
        <w:tc>
          <w:tcPr>
            <w:tcW w:w="2325" w:type="dxa"/>
          </w:tcPr>
          <w:p w14:paraId="219643F1" w14:textId="77777777" w:rsidR="00817DBC" w:rsidRPr="00502F7E" w:rsidRDefault="00000000" w:rsidP="00383C62">
            <w:pPr>
              <w:jc w:val="center"/>
              <w:rPr>
                <w:iCs/>
                <w:sz w:val="22"/>
                <w:szCs w:val="22"/>
              </w:rPr>
            </w:pPr>
            <m:oMathPara>
              <m:oMath>
                <m:sSub>
                  <m:sSubPr>
                    <m:ctrlPr>
                      <w:rPr>
                        <w:rFonts w:ascii="Cambria Math" w:hAnsi="Cambria Math" w:cs="Calibri"/>
                        <w:i/>
                        <w:iCs/>
                        <w:sz w:val="22"/>
                        <w:szCs w:val="22"/>
                      </w:rPr>
                    </m:ctrlPr>
                  </m:sSubPr>
                  <m:e>
                    <m:r>
                      <w:rPr>
                        <w:rFonts w:ascii="Cambria Math" w:hAnsi="Cambria Math" w:cs="Calibri"/>
                        <w:sz w:val="22"/>
                        <w:szCs w:val="22"/>
                      </w:rPr>
                      <m:t>d</m:t>
                    </m:r>
                  </m:e>
                  <m:sub>
                    <m:r>
                      <w:rPr>
                        <w:rFonts w:ascii="Cambria Math" w:hAnsi="Cambria Math" w:cs="Calibri"/>
                        <w:sz w:val="22"/>
                        <w:szCs w:val="22"/>
                      </w:rPr>
                      <m:t>j,u</m:t>
                    </m:r>
                  </m:sub>
                </m:sSub>
              </m:oMath>
            </m:oMathPara>
          </w:p>
        </w:tc>
        <w:tc>
          <w:tcPr>
            <w:tcW w:w="7297" w:type="dxa"/>
          </w:tcPr>
          <w:p w14:paraId="1CB93C09" w14:textId="77777777" w:rsidR="00817DBC" w:rsidRPr="00502F7E" w:rsidRDefault="00817DBC" w:rsidP="00383C62">
            <w:pPr>
              <w:rPr>
                <w:sz w:val="22"/>
                <w:szCs w:val="22"/>
              </w:rPr>
            </w:pPr>
            <w:r w:rsidRPr="00502F7E">
              <w:rPr>
                <w:sz w:val="22"/>
                <w:szCs w:val="22"/>
              </w:rPr>
              <w:t xml:space="preserve">Distance between mEH </w:t>
            </w:r>
            <w:r w:rsidRPr="00502F7E">
              <w:rPr>
                <w:i/>
                <w:iCs/>
                <w:sz w:val="22"/>
                <w:szCs w:val="22"/>
              </w:rPr>
              <w:t>j</w:t>
            </w:r>
            <w:r w:rsidRPr="00502F7E">
              <w:rPr>
                <w:sz w:val="22"/>
                <w:szCs w:val="22"/>
              </w:rPr>
              <w:t xml:space="preserve"> and user </w:t>
            </w:r>
            <w:r w:rsidRPr="00502F7E">
              <w:rPr>
                <w:i/>
                <w:iCs/>
                <w:sz w:val="22"/>
                <w:szCs w:val="22"/>
              </w:rPr>
              <w:t xml:space="preserve">u </w:t>
            </w:r>
            <w:r w:rsidRPr="00502F7E">
              <w:rPr>
                <w:sz w:val="22"/>
                <w:szCs w:val="22"/>
              </w:rPr>
              <w:t>(m)</w:t>
            </w:r>
          </w:p>
        </w:tc>
      </w:tr>
      <w:tr w:rsidR="00817DBC" w:rsidRPr="00502F7E" w14:paraId="28B96CF0" w14:textId="77777777" w:rsidTr="00383C62">
        <w:tc>
          <w:tcPr>
            <w:tcW w:w="2325" w:type="dxa"/>
          </w:tcPr>
          <w:p w14:paraId="196B962E" w14:textId="77777777" w:rsidR="00817DBC" w:rsidRPr="00502F7E" w:rsidRDefault="00000000" w:rsidP="00383C62">
            <w:pPr>
              <w:jc w:val="center"/>
              <w:rPr>
                <w:sz w:val="22"/>
                <w:szCs w:val="22"/>
                <w:lang w:eastAsia="zh-CN"/>
              </w:rPr>
            </w:pPr>
            <m:oMathPara>
              <m:oMath>
                <m:sSubSup>
                  <m:sSubSupPr>
                    <m:ctrlPr>
                      <w:rPr>
                        <w:rFonts w:ascii="Cambria Math" w:hAnsi="Cambria Math" w:cs="Calibri"/>
                        <w:i/>
                        <w:sz w:val="22"/>
                        <w:szCs w:val="22"/>
                      </w:rPr>
                    </m:ctrlPr>
                  </m:sSubSupPr>
                  <m:e>
                    <m:r>
                      <w:rPr>
                        <w:rFonts w:ascii="Cambria Math" w:hAnsi="Cambria Math" w:cs="Calibri"/>
                        <w:sz w:val="22"/>
                        <w:szCs w:val="22"/>
                      </w:rPr>
                      <m:t>η</m:t>
                    </m:r>
                  </m:e>
                  <m:sub>
                    <m:r>
                      <w:rPr>
                        <w:rFonts w:ascii="Cambria Math" w:hAnsi="Cambria Math" w:cs="Calibri"/>
                        <w:sz w:val="22"/>
                        <w:szCs w:val="22"/>
                      </w:rPr>
                      <m:t>Bat</m:t>
                    </m:r>
                  </m:sub>
                  <m:sup>
                    <m:r>
                      <w:rPr>
                        <w:rFonts w:ascii="Cambria Math" w:hAnsi="Cambria Math" w:cs="Calibri"/>
                        <w:sz w:val="22"/>
                        <w:szCs w:val="22"/>
                      </w:rPr>
                      <m:t>Ch</m:t>
                    </m:r>
                  </m:sup>
                </m:sSubSup>
              </m:oMath>
            </m:oMathPara>
          </w:p>
        </w:tc>
        <w:tc>
          <w:tcPr>
            <w:tcW w:w="7297" w:type="dxa"/>
          </w:tcPr>
          <w:p w14:paraId="4F6D21E0" w14:textId="77777777" w:rsidR="00817DBC" w:rsidRPr="00502F7E" w:rsidRDefault="00817DBC" w:rsidP="00383C62">
            <w:pPr>
              <w:rPr>
                <w:bCs/>
                <w:sz w:val="22"/>
                <w:szCs w:val="22"/>
              </w:rPr>
            </w:pPr>
            <w:r w:rsidRPr="00502F7E">
              <w:rPr>
                <w:bCs/>
                <w:sz w:val="22"/>
                <w:szCs w:val="22"/>
              </w:rPr>
              <w:t>Efficiency of charging process for battery</w:t>
            </w:r>
          </w:p>
        </w:tc>
      </w:tr>
      <w:tr w:rsidR="00817DBC" w:rsidRPr="00502F7E" w14:paraId="4453F973" w14:textId="77777777" w:rsidTr="00383C62">
        <w:tc>
          <w:tcPr>
            <w:tcW w:w="2325" w:type="dxa"/>
          </w:tcPr>
          <w:p w14:paraId="6C94EF81" w14:textId="77777777" w:rsidR="00817DBC" w:rsidRPr="00502F7E" w:rsidRDefault="00000000" w:rsidP="00383C62">
            <w:pPr>
              <w:jc w:val="center"/>
              <w:rPr>
                <w:sz w:val="22"/>
                <w:szCs w:val="22"/>
              </w:rPr>
            </w:pPr>
            <m:oMathPara>
              <m:oMath>
                <m:sSubSup>
                  <m:sSubSupPr>
                    <m:ctrlPr>
                      <w:rPr>
                        <w:rFonts w:ascii="Cambria Math" w:hAnsi="Cambria Math" w:cs="Calibri"/>
                        <w:i/>
                        <w:sz w:val="22"/>
                        <w:szCs w:val="22"/>
                      </w:rPr>
                    </m:ctrlPr>
                  </m:sSubSupPr>
                  <m:e>
                    <m:r>
                      <w:rPr>
                        <w:rFonts w:ascii="Cambria Math" w:hAnsi="Cambria Math" w:cs="Calibri"/>
                        <w:sz w:val="22"/>
                        <w:szCs w:val="22"/>
                      </w:rPr>
                      <m:t>η</m:t>
                    </m:r>
                  </m:e>
                  <m:sub>
                    <m:r>
                      <w:rPr>
                        <w:rFonts w:ascii="Cambria Math" w:hAnsi="Cambria Math" w:cs="Calibri"/>
                        <w:sz w:val="22"/>
                        <w:szCs w:val="22"/>
                      </w:rPr>
                      <m:t>Bat</m:t>
                    </m:r>
                  </m:sub>
                  <m:sup>
                    <m:r>
                      <w:rPr>
                        <w:rFonts w:ascii="Cambria Math" w:hAnsi="Cambria Math" w:cs="Calibri"/>
                        <w:sz w:val="22"/>
                        <w:szCs w:val="22"/>
                      </w:rPr>
                      <m:t>Dis</m:t>
                    </m:r>
                  </m:sup>
                </m:sSubSup>
              </m:oMath>
            </m:oMathPara>
          </w:p>
        </w:tc>
        <w:tc>
          <w:tcPr>
            <w:tcW w:w="7297" w:type="dxa"/>
          </w:tcPr>
          <w:p w14:paraId="28B50A2C" w14:textId="77777777" w:rsidR="00817DBC" w:rsidRPr="00502F7E" w:rsidRDefault="00817DBC" w:rsidP="00383C62">
            <w:pPr>
              <w:rPr>
                <w:bCs/>
                <w:sz w:val="22"/>
                <w:szCs w:val="22"/>
              </w:rPr>
            </w:pPr>
            <w:r w:rsidRPr="00502F7E">
              <w:rPr>
                <w:bCs/>
                <w:sz w:val="22"/>
                <w:szCs w:val="22"/>
              </w:rPr>
              <w:t>Efficiency of discharging process for battery</w:t>
            </w:r>
          </w:p>
        </w:tc>
      </w:tr>
      <w:tr w:rsidR="00817DBC" w:rsidRPr="00502F7E" w14:paraId="0D492F5A" w14:textId="77777777" w:rsidTr="00383C62">
        <w:tc>
          <w:tcPr>
            <w:tcW w:w="2325" w:type="dxa"/>
          </w:tcPr>
          <w:p w14:paraId="649584D8" w14:textId="77777777" w:rsidR="00817DBC" w:rsidRPr="006608D3" w:rsidRDefault="00000000" w:rsidP="00383C62">
            <w:pPr>
              <w:jc w:val="center"/>
              <w:rPr>
                <w:snapToGrid w:val="0"/>
                <w:color w:val="000000"/>
                <w:sz w:val="22"/>
                <w:szCs w:val="22"/>
                <w:lang w:eastAsia="de-DE" w:bidi="en-US"/>
              </w:rPr>
            </w:pPr>
            <m:oMathPara>
              <m:oMath>
                <m:sSub>
                  <m:sSubPr>
                    <m:ctrlPr>
                      <w:rPr>
                        <w:rFonts w:ascii="Cambria Math" w:hAnsi="Cambria Math"/>
                        <w:i/>
                        <w:sz w:val="22"/>
                        <w:szCs w:val="22"/>
                      </w:rPr>
                    </m:ctrlPr>
                  </m:sSubPr>
                  <m:e>
                    <m:r>
                      <w:rPr>
                        <w:rFonts w:ascii="Cambria Math" w:hAnsi="Cambria Math"/>
                        <w:sz w:val="22"/>
                        <w:szCs w:val="22"/>
                      </w:rPr>
                      <m:t>η</m:t>
                    </m:r>
                  </m:e>
                  <m:sub>
                    <m:r>
                      <w:rPr>
                        <w:rFonts w:ascii="Cambria Math" w:hAnsi="Cambria Math"/>
                        <w:sz w:val="22"/>
                        <w:szCs w:val="22"/>
                      </w:rPr>
                      <m:t>H2sto</m:t>
                    </m:r>
                  </m:sub>
                </m:sSub>
              </m:oMath>
            </m:oMathPara>
          </w:p>
        </w:tc>
        <w:tc>
          <w:tcPr>
            <w:tcW w:w="7297" w:type="dxa"/>
          </w:tcPr>
          <w:p w14:paraId="57164B07" w14:textId="77777777" w:rsidR="00817DBC" w:rsidRPr="00502F7E" w:rsidRDefault="00817DBC" w:rsidP="00383C62">
            <w:pPr>
              <w:rPr>
                <w:bCs/>
                <w:sz w:val="22"/>
                <w:szCs w:val="22"/>
              </w:rPr>
            </w:pPr>
            <w:r w:rsidRPr="00502F7E">
              <w:rPr>
                <w:bCs/>
                <w:sz w:val="22"/>
                <w:szCs w:val="22"/>
              </w:rPr>
              <w:t>Efficiency of H2 storage</w:t>
            </w:r>
          </w:p>
        </w:tc>
      </w:tr>
      <w:tr w:rsidR="00817DBC" w:rsidRPr="00502F7E" w14:paraId="5C3B317B" w14:textId="77777777" w:rsidTr="00383C62">
        <w:tc>
          <w:tcPr>
            <w:tcW w:w="2325" w:type="dxa"/>
          </w:tcPr>
          <w:p w14:paraId="4BAA4113" w14:textId="77777777" w:rsidR="00817DBC" w:rsidRPr="006608D3" w:rsidRDefault="00000000" w:rsidP="00383C62">
            <w:pPr>
              <w:jc w:val="center"/>
              <w:rPr>
                <w:sz w:val="22"/>
                <w:szCs w:val="22"/>
              </w:rPr>
            </w:pPr>
            <m:oMathPara>
              <m:oMath>
                <m:sSub>
                  <m:sSubPr>
                    <m:ctrlPr>
                      <w:rPr>
                        <w:rFonts w:ascii="Cambria Math" w:hAnsi="Cambria Math"/>
                        <w:i/>
                        <w:sz w:val="22"/>
                        <w:szCs w:val="22"/>
                        <w:lang w:eastAsia="zh-CN"/>
                      </w:rPr>
                    </m:ctrlPr>
                  </m:sSubPr>
                  <m:e>
                    <m:r>
                      <w:rPr>
                        <w:rFonts w:ascii="Cambria Math" w:hAnsi="Cambria Math"/>
                        <w:sz w:val="22"/>
                        <w:szCs w:val="22"/>
                        <w:lang w:eastAsia="zh-CN"/>
                      </w:rPr>
                      <m:t>η</m:t>
                    </m:r>
                  </m:e>
                  <m:sub>
                    <m:r>
                      <w:rPr>
                        <w:rFonts w:ascii="Cambria Math" w:hAnsi="Cambria Math"/>
                        <w:sz w:val="22"/>
                        <w:szCs w:val="22"/>
                        <w:lang w:eastAsia="zh-CN"/>
                      </w:rPr>
                      <m:t>PV</m:t>
                    </m:r>
                  </m:sub>
                </m:sSub>
              </m:oMath>
            </m:oMathPara>
          </w:p>
        </w:tc>
        <w:tc>
          <w:tcPr>
            <w:tcW w:w="7297" w:type="dxa"/>
          </w:tcPr>
          <w:p w14:paraId="5D8F4447" w14:textId="77777777" w:rsidR="00817DBC" w:rsidRPr="00502F7E" w:rsidRDefault="00817DBC" w:rsidP="00383C62">
            <w:pPr>
              <w:rPr>
                <w:bCs/>
                <w:sz w:val="22"/>
                <w:szCs w:val="22"/>
              </w:rPr>
            </w:pPr>
            <w:r w:rsidRPr="00502F7E">
              <w:rPr>
                <w:bCs/>
                <w:sz w:val="22"/>
                <w:szCs w:val="22"/>
              </w:rPr>
              <w:t>Electric efficiency of PV</w:t>
            </w:r>
          </w:p>
        </w:tc>
      </w:tr>
      <w:tr w:rsidR="00817DBC" w:rsidRPr="00502F7E" w14:paraId="5C09235B" w14:textId="77777777" w:rsidTr="00383C62">
        <w:tc>
          <w:tcPr>
            <w:tcW w:w="2325" w:type="dxa"/>
          </w:tcPr>
          <w:p w14:paraId="65E625C8" w14:textId="77777777" w:rsidR="00817DBC" w:rsidRPr="00502F7E" w:rsidRDefault="00000000" w:rsidP="00383C62">
            <w:pPr>
              <w:jc w:val="center"/>
              <w:rPr>
                <w:sz w:val="22"/>
                <w:szCs w:val="22"/>
                <w:lang w:eastAsia="zh-CN"/>
              </w:rPr>
            </w:pPr>
            <m:oMathPara>
              <m:oMath>
                <m:sSub>
                  <m:sSubPr>
                    <m:ctrlPr>
                      <w:rPr>
                        <w:rFonts w:ascii="Cambria Math" w:eastAsia="Times New Roman" w:hAnsi="Cambria Math"/>
                        <w:i/>
                        <w:sz w:val="22"/>
                        <w:szCs w:val="22"/>
                      </w:rPr>
                    </m:ctrlPr>
                  </m:sSubPr>
                  <m:e>
                    <m:r>
                      <w:rPr>
                        <w:rFonts w:ascii="Cambria Math" w:eastAsia="Times New Roman"/>
                        <w:sz w:val="22"/>
                        <w:szCs w:val="22"/>
                      </w:rPr>
                      <m:t>η</m:t>
                    </m:r>
                  </m:e>
                  <m:sub>
                    <m:r>
                      <w:rPr>
                        <w:rFonts w:ascii="Cambria Math" w:eastAsia="Times New Roman"/>
                        <w:sz w:val="22"/>
                        <w:szCs w:val="22"/>
                      </w:rPr>
                      <m:t>e,CHP FC</m:t>
                    </m:r>
                  </m:sub>
                </m:sSub>
              </m:oMath>
            </m:oMathPara>
          </w:p>
        </w:tc>
        <w:tc>
          <w:tcPr>
            <w:tcW w:w="7297" w:type="dxa"/>
          </w:tcPr>
          <w:p w14:paraId="49444B4A" w14:textId="77777777" w:rsidR="00817DBC" w:rsidRPr="00502F7E" w:rsidRDefault="00817DBC" w:rsidP="00383C62">
            <w:pPr>
              <w:rPr>
                <w:bCs/>
                <w:sz w:val="22"/>
                <w:szCs w:val="22"/>
              </w:rPr>
            </w:pPr>
            <w:r w:rsidRPr="00502F7E">
              <w:rPr>
                <w:bCs/>
                <w:sz w:val="22"/>
                <w:szCs w:val="22"/>
              </w:rPr>
              <w:t>Electric efficiency of CHP FC</w:t>
            </w:r>
          </w:p>
        </w:tc>
      </w:tr>
      <w:tr w:rsidR="00817DBC" w:rsidRPr="00502F7E" w14:paraId="30EF00C2" w14:textId="77777777" w:rsidTr="00383C62">
        <w:tc>
          <w:tcPr>
            <w:tcW w:w="2325" w:type="dxa"/>
          </w:tcPr>
          <w:p w14:paraId="659E5337" w14:textId="77777777" w:rsidR="00817DBC" w:rsidRPr="00502F7E" w:rsidRDefault="00000000" w:rsidP="00383C62">
            <w:pPr>
              <w:jc w:val="cente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η</m:t>
                    </m:r>
                  </m:e>
                  <m:sub>
                    <m:r>
                      <w:rPr>
                        <w:rFonts w:ascii="Cambria Math" w:hAnsi="Cambria Math" w:cs="Calibri"/>
                        <w:sz w:val="22"/>
                        <w:szCs w:val="22"/>
                        <w:lang w:eastAsia="zh-CN"/>
                      </w:rPr>
                      <m:t>e,CHP NGICE</m:t>
                    </m:r>
                  </m:sub>
                </m:sSub>
              </m:oMath>
            </m:oMathPara>
          </w:p>
        </w:tc>
        <w:tc>
          <w:tcPr>
            <w:tcW w:w="7297" w:type="dxa"/>
          </w:tcPr>
          <w:p w14:paraId="05EB5A2C" w14:textId="77777777" w:rsidR="00817DBC" w:rsidRPr="00502F7E" w:rsidRDefault="00817DBC" w:rsidP="00383C62">
            <w:pPr>
              <w:rPr>
                <w:bCs/>
                <w:sz w:val="22"/>
                <w:szCs w:val="22"/>
              </w:rPr>
            </w:pPr>
            <w:r w:rsidRPr="00502F7E">
              <w:rPr>
                <w:bCs/>
                <w:sz w:val="22"/>
                <w:szCs w:val="22"/>
              </w:rPr>
              <w:t>Electric efficiency of CHP NG ICE</w:t>
            </w:r>
          </w:p>
        </w:tc>
      </w:tr>
      <w:tr w:rsidR="00817DBC" w:rsidRPr="00502F7E" w14:paraId="023C27D5" w14:textId="77777777" w:rsidTr="00383C62">
        <w:tc>
          <w:tcPr>
            <w:tcW w:w="2325" w:type="dxa"/>
          </w:tcPr>
          <w:p w14:paraId="5BFCE3D9" w14:textId="77777777" w:rsidR="00817DBC" w:rsidRPr="00502F7E" w:rsidRDefault="00000000" w:rsidP="00383C62">
            <w:pPr>
              <w:jc w:val="center"/>
              <w:rPr>
                <w:sz w:val="22"/>
                <w:szCs w:val="22"/>
                <w:lang w:eastAsia="zh-CN"/>
              </w:rPr>
            </w:pPr>
            <m:oMathPara>
              <m:oMath>
                <m:sSub>
                  <m:sSubPr>
                    <m:ctrlPr>
                      <w:rPr>
                        <w:rFonts w:ascii="Cambria Math" w:eastAsia="Times New Roman" w:hAnsi="Cambria Math"/>
                        <w:i/>
                        <w:sz w:val="22"/>
                        <w:szCs w:val="22"/>
                      </w:rPr>
                    </m:ctrlPr>
                  </m:sSubPr>
                  <m:e>
                    <m:r>
                      <w:rPr>
                        <w:rFonts w:ascii="Cambria Math" w:eastAsia="Times New Roman"/>
                        <w:sz w:val="22"/>
                        <w:szCs w:val="22"/>
                      </w:rPr>
                      <m:t>η</m:t>
                    </m:r>
                  </m:e>
                  <m:sub>
                    <m:r>
                      <w:rPr>
                        <w:rFonts w:ascii="Cambria Math" w:eastAsia="Times New Roman"/>
                        <w:sz w:val="22"/>
                        <w:szCs w:val="22"/>
                      </w:rPr>
                      <m:t>e,EZ</m:t>
                    </m:r>
                  </m:sub>
                </m:sSub>
              </m:oMath>
            </m:oMathPara>
          </w:p>
        </w:tc>
        <w:tc>
          <w:tcPr>
            <w:tcW w:w="7297" w:type="dxa"/>
          </w:tcPr>
          <w:p w14:paraId="0FBDDFB7" w14:textId="77777777" w:rsidR="00817DBC" w:rsidRPr="00502F7E" w:rsidRDefault="00817DBC" w:rsidP="00383C62">
            <w:pPr>
              <w:rPr>
                <w:bCs/>
                <w:sz w:val="22"/>
                <w:szCs w:val="22"/>
              </w:rPr>
            </w:pPr>
            <w:r w:rsidRPr="00502F7E">
              <w:rPr>
                <w:bCs/>
                <w:sz w:val="22"/>
                <w:szCs w:val="22"/>
              </w:rPr>
              <w:t>Electric efficiency of EZ</w:t>
            </w:r>
          </w:p>
        </w:tc>
      </w:tr>
      <w:tr w:rsidR="00817DBC" w:rsidRPr="00502F7E" w14:paraId="7EF8C691" w14:textId="77777777" w:rsidTr="00383C62">
        <w:tc>
          <w:tcPr>
            <w:tcW w:w="2325" w:type="dxa"/>
          </w:tcPr>
          <w:p w14:paraId="58D0BA45" w14:textId="77777777" w:rsidR="00817DBC" w:rsidRPr="00502F7E" w:rsidRDefault="00000000" w:rsidP="00383C62">
            <w:pPr>
              <w:jc w:val="center"/>
              <w:rPr>
                <w:sz w:val="22"/>
                <w:szCs w:val="22"/>
                <w:lang w:eastAsia="zh-CN"/>
              </w:rPr>
            </w:pPr>
            <m:oMathPara>
              <m:oMath>
                <m:sSub>
                  <m:sSubPr>
                    <m:ctrlPr>
                      <w:rPr>
                        <w:rFonts w:ascii="Cambria Math" w:hAnsi="Cambria Math" w:cs="Calibri"/>
                        <w:i/>
                        <w:sz w:val="22"/>
                        <w:szCs w:val="22"/>
                        <w:lang w:eastAsia="zh-CN"/>
                      </w:rPr>
                    </m:ctrlPr>
                  </m:sSubPr>
                  <m:e>
                    <m:r>
                      <w:rPr>
                        <w:rFonts w:ascii="Cambria Math" w:hAnsi="Cambria Math" w:cs="Calibri"/>
                        <w:sz w:val="22"/>
                        <w:szCs w:val="22"/>
                        <w:lang w:eastAsia="zh-CN"/>
                      </w:rPr>
                      <m:t>η</m:t>
                    </m:r>
                  </m:e>
                  <m:sub>
                    <m:r>
                      <w:rPr>
                        <w:rFonts w:ascii="Cambria Math" w:hAnsi="Cambria Math" w:cs="Calibri"/>
                        <w:sz w:val="22"/>
                        <w:szCs w:val="22"/>
                        <w:lang w:eastAsia="zh-CN"/>
                      </w:rPr>
                      <m:t>th,CHP NGICE</m:t>
                    </m:r>
                  </m:sub>
                </m:sSub>
              </m:oMath>
            </m:oMathPara>
          </w:p>
        </w:tc>
        <w:tc>
          <w:tcPr>
            <w:tcW w:w="7297" w:type="dxa"/>
          </w:tcPr>
          <w:p w14:paraId="5A86C322" w14:textId="77777777" w:rsidR="00817DBC" w:rsidRPr="00502F7E" w:rsidRDefault="00817DBC" w:rsidP="00383C62">
            <w:pPr>
              <w:rPr>
                <w:bCs/>
                <w:sz w:val="22"/>
                <w:szCs w:val="22"/>
              </w:rPr>
            </w:pPr>
            <w:r w:rsidRPr="00502F7E">
              <w:rPr>
                <w:bCs/>
                <w:sz w:val="22"/>
                <w:szCs w:val="22"/>
              </w:rPr>
              <w:t>Thermal efficiency of CHP NG ICE</w:t>
            </w:r>
          </w:p>
        </w:tc>
      </w:tr>
      <w:tr w:rsidR="00817DBC" w:rsidRPr="00502F7E" w14:paraId="5A2E5A54" w14:textId="77777777" w:rsidTr="00383C62">
        <w:tc>
          <w:tcPr>
            <w:tcW w:w="2325" w:type="dxa"/>
          </w:tcPr>
          <w:p w14:paraId="28E69300" w14:textId="77777777" w:rsidR="00817DBC" w:rsidRPr="00502F7E" w:rsidRDefault="00000000" w:rsidP="00383C62">
            <w:pPr>
              <w:jc w:val="center"/>
              <w:rPr>
                <w:i/>
                <w:sz w:val="22"/>
                <w:szCs w:val="22"/>
              </w:rPr>
            </w:pPr>
            <m:oMathPara>
              <m:oMath>
                <m:sSub>
                  <m:sSubPr>
                    <m:ctrlPr>
                      <w:rPr>
                        <w:rFonts w:ascii="Cambria Math" w:eastAsia="Times New Roman" w:hAnsi="Cambria Math" w:cs="Calibri"/>
                        <w:i/>
                        <w:snapToGrid w:val="0"/>
                        <w:color w:val="000000"/>
                        <w:sz w:val="22"/>
                        <w:szCs w:val="22"/>
                        <w:lang w:eastAsia="de-DE" w:bidi="en-US"/>
                      </w:rPr>
                    </m:ctrlPr>
                  </m:sSubPr>
                  <m:e>
                    <m:r>
                      <w:rPr>
                        <w:rFonts w:ascii="Cambria Math" w:hAnsi="Cambria Math" w:cs="Calibri"/>
                        <w:sz w:val="22"/>
                        <w:szCs w:val="22"/>
                      </w:rPr>
                      <m:t>φ</m:t>
                    </m:r>
                  </m:e>
                  <m:sub>
                    <m:r>
                      <w:rPr>
                        <w:rFonts w:ascii="Cambria Math" w:hAnsi="Cambria Math" w:cs="Calibri"/>
                        <w:sz w:val="22"/>
                        <w:szCs w:val="22"/>
                      </w:rPr>
                      <m:t>TES-Th</m:t>
                    </m:r>
                  </m:sub>
                </m:sSub>
              </m:oMath>
            </m:oMathPara>
          </w:p>
        </w:tc>
        <w:tc>
          <w:tcPr>
            <w:tcW w:w="7297" w:type="dxa"/>
          </w:tcPr>
          <w:p w14:paraId="30A23740" w14:textId="77777777" w:rsidR="00817DBC" w:rsidRPr="00502F7E" w:rsidRDefault="00817DBC" w:rsidP="00383C62">
            <w:pPr>
              <w:rPr>
                <w:bCs/>
                <w:sz w:val="22"/>
                <w:szCs w:val="22"/>
              </w:rPr>
            </w:pPr>
            <w:r w:rsidRPr="00502F7E">
              <w:rPr>
                <w:bCs/>
                <w:sz w:val="22"/>
                <w:szCs w:val="22"/>
              </w:rPr>
              <w:t>TES storage loss fraction</w:t>
            </w:r>
          </w:p>
        </w:tc>
      </w:tr>
      <w:tr w:rsidR="00817DBC" w:rsidRPr="00502F7E" w14:paraId="7AD60FFE" w14:textId="77777777" w:rsidTr="00383C62">
        <w:tc>
          <w:tcPr>
            <w:tcW w:w="2325" w:type="dxa"/>
          </w:tcPr>
          <w:p w14:paraId="3F4C3EAE" w14:textId="77777777" w:rsidR="00817DBC" w:rsidRPr="00502F7E" w:rsidRDefault="00817DBC" w:rsidP="00383C62">
            <w:pPr>
              <w:jc w:val="center"/>
              <w:rPr>
                <w:i/>
                <w:iCs/>
                <w:sz w:val="22"/>
                <w:szCs w:val="22"/>
              </w:rPr>
            </w:pPr>
            <w:r w:rsidRPr="00502F7E">
              <w:rPr>
                <w:i/>
                <w:iCs/>
                <w:sz w:val="22"/>
                <w:szCs w:val="22"/>
              </w:rPr>
              <w:t>Dt</w:t>
            </w:r>
          </w:p>
        </w:tc>
        <w:tc>
          <w:tcPr>
            <w:tcW w:w="7297" w:type="dxa"/>
          </w:tcPr>
          <w:p w14:paraId="6B0D5DD8" w14:textId="77777777" w:rsidR="00817DBC" w:rsidRPr="00502F7E" w:rsidRDefault="00817DBC" w:rsidP="00383C62">
            <w:pPr>
              <w:rPr>
                <w:bCs/>
                <w:sz w:val="22"/>
                <w:szCs w:val="22"/>
              </w:rPr>
            </w:pPr>
            <w:r w:rsidRPr="00502F7E">
              <w:rPr>
                <w:bCs/>
                <w:sz w:val="22"/>
                <w:szCs w:val="22"/>
              </w:rPr>
              <w:t>Length of the time interval (1 hour)</w:t>
            </w:r>
          </w:p>
        </w:tc>
      </w:tr>
      <w:tr w:rsidR="00817DBC" w:rsidRPr="00502F7E" w14:paraId="2A34ABA6" w14:textId="77777777" w:rsidTr="00383C62">
        <w:tc>
          <w:tcPr>
            <w:tcW w:w="2325" w:type="dxa"/>
          </w:tcPr>
          <w:p w14:paraId="01306C1A" w14:textId="77777777" w:rsidR="00817DBC" w:rsidRPr="00502F7E" w:rsidRDefault="00817DBC" w:rsidP="00383C62">
            <w:pPr>
              <w:jc w:val="center"/>
              <w:rPr>
                <w:i/>
                <w:iCs/>
                <w:sz w:val="22"/>
                <w:szCs w:val="22"/>
                <w:lang w:eastAsia="zh-CN"/>
              </w:rPr>
            </w:pPr>
            <w:r w:rsidRPr="00502F7E">
              <w:rPr>
                <w:i/>
                <w:iCs/>
                <w:sz w:val="22"/>
                <w:szCs w:val="22"/>
                <w:lang w:eastAsia="zh-CN"/>
              </w:rPr>
              <w:t>N</w:t>
            </w:r>
            <w:r w:rsidRPr="00502F7E">
              <w:rPr>
                <w:i/>
                <w:iCs/>
                <w:sz w:val="22"/>
                <w:szCs w:val="22"/>
                <w:vertAlign w:val="subscript"/>
                <w:lang w:eastAsia="zh-CN"/>
              </w:rPr>
              <w:t>i</w:t>
            </w:r>
          </w:p>
        </w:tc>
        <w:tc>
          <w:tcPr>
            <w:tcW w:w="7297" w:type="dxa"/>
            <w:vAlign w:val="center"/>
          </w:tcPr>
          <w:p w14:paraId="39AFD96B" w14:textId="77777777" w:rsidR="00817DBC" w:rsidRPr="00502F7E" w:rsidRDefault="00817DBC" w:rsidP="00383C62">
            <w:pPr>
              <w:rPr>
                <w:sz w:val="22"/>
                <w:szCs w:val="22"/>
              </w:rPr>
            </w:pPr>
            <w:r w:rsidRPr="00502F7E">
              <w:rPr>
                <w:sz w:val="22"/>
                <w:szCs w:val="22"/>
              </w:rPr>
              <w:t>Lifetime (years)</w:t>
            </w:r>
          </w:p>
        </w:tc>
      </w:tr>
      <w:tr w:rsidR="00817DBC" w:rsidRPr="00502F7E" w14:paraId="20D3DAC8" w14:textId="77777777" w:rsidTr="00383C62">
        <w:tc>
          <w:tcPr>
            <w:tcW w:w="2325" w:type="dxa"/>
          </w:tcPr>
          <w:p w14:paraId="41A9D313" w14:textId="77777777" w:rsidR="00817DBC" w:rsidRPr="00502F7E" w:rsidRDefault="00817DBC" w:rsidP="00383C62">
            <w:pPr>
              <w:jc w:val="center"/>
              <w:rPr>
                <w:i/>
                <w:iCs/>
                <w:sz w:val="22"/>
                <w:szCs w:val="22"/>
                <w:lang w:eastAsia="zh-CN"/>
              </w:rPr>
            </w:pPr>
            <w:r w:rsidRPr="00502F7E">
              <w:rPr>
                <w:i/>
                <w:iCs/>
                <w:sz w:val="22"/>
                <w:szCs w:val="22"/>
                <w:lang w:eastAsia="zh-CN"/>
              </w:rPr>
              <w:t>r</w:t>
            </w:r>
          </w:p>
        </w:tc>
        <w:tc>
          <w:tcPr>
            <w:tcW w:w="7297" w:type="dxa"/>
            <w:vAlign w:val="center"/>
          </w:tcPr>
          <w:p w14:paraId="2B135C97" w14:textId="77777777" w:rsidR="00817DBC" w:rsidRPr="00502F7E" w:rsidRDefault="00817DBC" w:rsidP="00383C62">
            <w:pPr>
              <w:rPr>
                <w:sz w:val="22"/>
                <w:szCs w:val="22"/>
              </w:rPr>
            </w:pPr>
            <w:r w:rsidRPr="00502F7E">
              <w:rPr>
                <w:sz w:val="22"/>
                <w:szCs w:val="22"/>
              </w:rPr>
              <w:t xml:space="preserve">Interest rate </w:t>
            </w:r>
          </w:p>
        </w:tc>
      </w:tr>
      <w:tr w:rsidR="00817DBC" w:rsidRPr="00502F7E" w14:paraId="76DBFCFC" w14:textId="77777777" w:rsidTr="00383C62">
        <w:tc>
          <w:tcPr>
            <w:tcW w:w="2325" w:type="dxa"/>
          </w:tcPr>
          <w:p w14:paraId="7A7D00E5" w14:textId="77777777" w:rsidR="00817DBC" w:rsidRPr="00502F7E" w:rsidRDefault="00817DBC" w:rsidP="00383C62">
            <w:pPr>
              <w:jc w:val="center"/>
              <w:rPr>
                <w:sz w:val="22"/>
                <w:szCs w:val="22"/>
                <w:lang w:eastAsia="zh-CN"/>
              </w:rPr>
            </w:pPr>
            <m:oMathPara>
              <m:oMath>
                <m:r>
                  <w:rPr>
                    <w:rFonts w:ascii="Cambria Math" w:eastAsia="Times New Roman"/>
                    <w:sz w:val="22"/>
                    <w:szCs w:val="22"/>
                  </w:rPr>
                  <m:t>LH</m:t>
                </m:r>
                <m:sSub>
                  <m:sSubPr>
                    <m:ctrlPr>
                      <w:rPr>
                        <w:rFonts w:ascii="Cambria Math" w:eastAsia="Times New Roman" w:hAnsi="Cambria Math"/>
                        <w:i/>
                        <w:sz w:val="22"/>
                        <w:szCs w:val="22"/>
                      </w:rPr>
                    </m:ctrlPr>
                  </m:sSubPr>
                  <m:e>
                    <m:r>
                      <w:rPr>
                        <w:rFonts w:ascii="Cambria Math" w:eastAsia="Times New Roman"/>
                        <w:sz w:val="22"/>
                        <w:szCs w:val="22"/>
                      </w:rPr>
                      <m:t>V</m:t>
                    </m:r>
                  </m:e>
                  <m:sub>
                    <m:r>
                      <w:rPr>
                        <w:rFonts w:ascii="Cambria Math" w:eastAsia="Times New Roman"/>
                        <w:sz w:val="22"/>
                        <w:szCs w:val="22"/>
                      </w:rPr>
                      <m:t>H2</m:t>
                    </m:r>
                  </m:sub>
                </m:sSub>
              </m:oMath>
            </m:oMathPara>
          </w:p>
        </w:tc>
        <w:tc>
          <w:tcPr>
            <w:tcW w:w="7297" w:type="dxa"/>
          </w:tcPr>
          <w:p w14:paraId="28985405" w14:textId="77777777" w:rsidR="00817DBC" w:rsidRPr="00502F7E" w:rsidRDefault="00817DBC" w:rsidP="00383C62">
            <w:pPr>
              <w:rPr>
                <w:bCs/>
                <w:sz w:val="22"/>
                <w:szCs w:val="22"/>
              </w:rPr>
            </w:pPr>
            <w:r w:rsidRPr="00502F7E">
              <w:rPr>
                <w:sz w:val="22"/>
                <w:szCs w:val="22"/>
              </w:rPr>
              <w:t>Lower heat value of hydrogen (kWh/m</w:t>
            </w:r>
            <w:r w:rsidRPr="00502F7E">
              <w:rPr>
                <w:sz w:val="22"/>
                <w:szCs w:val="22"/>
                <w:vertAlign w:val="superscript"/>
              </w:rPr>
              <w:t>3</w:t>
            </w:r>
            <w:r w:rsidRPr="00502F7E">
              <w:rPr>
                <w:sz w:val="22"/>
                <w:szCs w:val="22"/>
              </w:rPr>
              <w:t>)</w:t>
            </w:r>
          </w:p>
        </w:tc>
      </w:tr>
      <w:tr w:rsidR="00817DBC" w:rsidRPr="00502F7E" w14:paraId="532A374A" w14:textId="77777777" w:rsidTr="00383C62">
        <w:tc>
          <w:tcPr>
            <w:tcW w:w="2325" w:type="dxa"/>
          </w:tcPr>
          <w:p w14:paraId="70854016" w14:textId="77777777" w:rsidR="00817DBC" w:rsidRPr="006608D3" w:rsidRDefault="00817DBC" w:rsidP="00383C62">
            <w:pPr>
              <w:jc w:val="center"/>
              <w:rPr>
                <w:sz w:val="22"/>
                <w:szCs w:val="22"/>
              </w:rPr>
            </w:pPr>
            <m:oMathPara>
              <m:oMath>
                <m:r>
                  <w:rPr>
                    <w:rFonts w:ascii="Cambria Math" w:hAnsi="Cambria Math" w:cs="Calibri"/>
                    <w:sz w:val="22"/>
                    <w:szCs w:val="22"/>
                  </w:rPr>
                  <m:t>β</m:t>
                </m:r>
              </m:oMath>
            </m:oMathPara>
          </w:p>
        </w:tc>
        <w:tc>
          <w:tcPr>
            <w:tcW w:w="7297" w:type="dxa"/>
          </w:tcPr>
          <w:p w14:paraId="42F8859A" w14:textId="77777777" w:rsidR="00817DBC" w:rsidRPr="00502F7E" w:rsidRDefault="00817DBC" w:rsidP="00383C62">
            <w:pPr>
              <w:rPr>
                <w:bCs/>
                <w:sz w:val="22"/>
                <w:szCs w:val="22"/>
              </w:rPr>
            </w:pPr>
            <w:r w:rsidRPr="00502F7E">
              <w:rPr>
                <w:sz w:val="22"/>
                <w:szCs w:val="22"/>
              </w:rPr>
              <w:t>Parameter representing the thermal loss per meter in heating pipeline</w:t>
            </w:r>
          </w:p>
        </w:tc>
      </w:tr>
      <w:tr w:rsidR="00817DBC" w:rsidRPr="00502F7E" w14:paraId="03CFE0A1" w14:textId="77777777" w:rsidTr="00383C62">
        <w:tc>
          <w:tcPr>
            <w:tcW w:w="9622" w:type="dxa"/>
            <w:gridSpan w:val="2"/>
          </w:tcPr>
          <w:p w14:paraId="159803A0" w14:textId="77777777" w:rsidR="00817DBC" w:rsidRPr="007C6446" w:rsidRDefault="00817DBC" w:rsidP="00383C62">
            <w:pPr>
              <w:rPr>
                <w:rFonts w:ascii="Times New Roman" w:hAnsi="Times New Roman" w:cs="Times New Roman"/>
                <w:b/>
                <w:bCs/>
                <w:sz w:val="22"/>
                <w:szCs w:val="22"/>
              </w:rPr>
            </w:pPr>
            <w:r w:rsidRPr="00502F7E">
              <w:rPr>
                <w:b/>
                <w:bCs/>
                <w:sz w:val="22"/>
                <w:szCs w:val="22"/>
                <w:lang w:eastAsia="zh-CN"/>
              </w:rPr>
              <w:t>Subscripts/Superscripts</w:t>
            </w:r>
          </w:p>
        </w:tc>
      </w:tr>
      <w:tr w:rsidR="00817DBC" w:rsidRPr="00502F7E" w14:paraId="4F3F8E71" w14:textId="77777777" w:rsidTr="00383C62">
        <w:tc>
          <w:tcPr>
            <w:tcW w:w="2325" w:type="dxa"/>
            <w:tcBorders>
              <w:right w:val="single" w:sz="4" w:space="0" w:color="auto"/>
            </w:tcBorders>
          </w:tcPr>
          <w:p w14:paraId="58E92940" w14:textId="77777777" w:rsidR="00817DBC" w:rsidRPr="00502F7E" w:rsidRDefault="00817DBC" w:rsidP="00383C62">
            <w:pPr>
              <w:jc w:val="center"/>
              <w:rPr>
                <w:i/>
                <w:iCs/>
                <w:sz w:val="22"/>
                <w:szCs w:val="22"/>
                <w:lang w:eastAsia="zh-CN"/>
              </w:rPr>
            </w:pPr>
            <w:r w:rsidRPr="00502F7E">
              <w:rPr>
                <w:i/>
                <w:iCs/>
                <w:sz w:val="22"/>
                <w:szCs w:val="22"/>
                <w:lang w:eastAsia="zh-CN"/>
              </w:rPr>
              <w:t>d</w:t>
            </w:r>
          </w:p>
        </w:tc>
        <w:tc>
          <w:tcPr>
            <w:tcW w:w="7297" w:type="dxa"/>
            <w:tcBorders>
              <w:left w:val="single" w:sz="4" w:space="0" w:color="auto"/>
            </w:tcBorders>
          </w:tcPr>
          <w:p w14:paraId="03E04EE6" w14:textId="77777777" w:rsidR="00817DBC" w:rsidRPr="00502F7E" w:rsidRDefault="00817DBC" w:rsidP="00383C62">
            <w:pPr>
              <w:rPr>
                <w:sz w:val="22"/>
                <w:szCs w:val="22"/>
                <w:lang w:eastAsia="zh-CN"/>
              </w:rPr>
            </w:pPr>
            <w:r w:rsidRPr="00502F7E">
              <w:rPr>
                <w:sz w:val="22"/>
                <w:szCs w:val="22"/>
                <w:lang w:eastAsia="zh-CN"/>
              </w:rPr>
              <w:t>Index of representative season day</w:t>
            </w:r>
          </w:p>
        </w:tc>
      </w:tr>
      <w:tr w:rsidR="00817DBC" w:rsidRPr="00502F7E" w14:paraId="072D150E" w14:textId="77777777" w:rsidTr="00383C62">
        <w:tc>
          <w:tcPr>
            <w:tcW w:w="2325" w:type="dxa"/>
            <w:tcBorders>
              <w:right w:val="single" w:sz="4" w:space="0" w:color="auto"/>
            </w:tcBorders>
          </w:tcPr>
          <w:p w14:paraId="54486A6E" w14:textId="77777777" w:rsidR="00817DBC" w:rsidRPr="00502F7E" w:rsidRDefault="00817DBC" w:rsidP="00383C62">
            <w:pPr>
              <w:jc w:val="center"/>
              <w:rPr>
                <w:i/>
                <w:iCs/>
                <w:sz w:val="22"/>
                <w:szCs w:val="22"/>
                <w:lang w:eastAsia="zh-CN"/>
              </w:rPr>
            </w:pPr>
            <w:r w:rsidRPr="00502F7E">
              <w:rPr>
                <w:i/>
                <w:iCs/>
                <w:sz w:val="22"/>
                <w:szCs w:val="22"/>
                <w:lang w:eastAsia="zh-CN"/>
              </w:rPr>
              <w:lastRenderedPageBreak/>
              <w:t>HM</w:t>
            </w:r>
          </w:p>
        </w:tc>
        <w:tc>
          <w:tcPr>
            <w:tcW w:w="7297" w:type="dxa"/>
            <w:tcBorders>
              <w:left w:val="single" w:sz="4" w:space="0" w:color="auto"/>
            </w:tcBorders>
          </w:tcPr>
          <w:p w14:paraId="7927CE95" w14:textId="77777777" w:rsidR="00817DBC" w:rsidRPr="00502F7E" w:rsidRDefault="00817DBC" w:rsidP="00383C62">
            <w:pPr>
              <w:rPr>
                <w:sz w:val="22"/>
                <w:szCs w:val="22"/>
                <w:lang w:eastAsia="zh-CN"/>
              </w:rPr>
            </w:pPr>
            <w:r w:rsidRPr="00502F7E">
              <w:rPr>
                <w:sz w:val="22"/>
                <w:szCs w:val="22"/>
                <w:lang w:eastAsia="zh-CN"/>
              </w:rPr>
              <w:t>Heating mode</w:t>
            </w:r>
          </w:p>
        </w:tc>
      </w:tr>
      <w:tr w:rsidR="00817DBC" w:rsidRPr="00502F7E" w14:paraId="68CDE790" w14:textId="77777777" w:rsidTr="00383C62">
        <w:tc>
          <w:tcPr>
            <w:tcW w:w="2325" w:type="dxa"/>
            <w:tcBorders>
              <w:right w:val="single" w:sz="4" w:space="0" w:color="auto"/>
            </w:tcBorders>
          </w:tcPr>
          <w:p w14:paraId="678D755A" w14:textId="77777777" w:rsidR="00817DBC" w:rsidRPr="00502F7E" w:rsidRDefault="00817DBC" w:rsidP="00383C62">
            <w:pPr>
              <w:jc w:val="center"/>
              <w:rPr>
                <w:i/>
                <w:iCs/>
                <w:sz w:val="22"/>
                <w:szCs w:val="22"/>
                <w:lang w:eastAsia="zh-CN"/>
              </w:rPr>
            </w:pPr>
            <w:r w:rsidRPr="00502F7E">
              <w:rPr>
                <w:i/>
                <w:iCs/>
                <w:sz w:val="22"/>
                <w:szCs w:val="22"/>
                <w:lang w:eastAsia="zh-CN"/>
              </w:rPr>
              <w:t>hr</w:t>
            </w:r>
          </w:p>
        </w:tc>
        <w:tc>
          <w:tcPr>
            <w:tcW w:w="7297" w:type="dxa"/>
            <w:tcBorders>
              <w:left w:val="single" w:sz="4" w:space="0" w:color="auto"/>
            </w:tcBorders>
          </w:tcPr>
          <w:p w14:paraId="38DBF189" w14:textId="77777777" w:rsidR="00817DBC" w:rsidRPr="00502F7E" w:rsidRDefault="00817DBC" w:rsidP="00383C62">
            <w:pPr>
              <w:rPr>
                <w:sz w:val="22"/>
                <w:szCs w:val="22"/>
                <w:lang w:eastAsia="zh-CN"/>
              </w:rPr>
            </w:pPr>
            <w:r w:rsidRPr="00502F7E">
              <w:rPr>
                <w:sz w:val="22"/>
                <w:szCs w:val="22"/>
                <w:lang w:eastAsia="zh-CN"/>
              </w:rPr>
              <w:t>Index of hour in representative season day</w:t>
            </w:r>
          </w:p>
        </w:tc>
      </w:tr>
      <w:tr w:rsidR="00817DBC" w:rsidRPr="00502F7E" w14:paraId="092B5197" w14:textId="77777777" w:rsidTr="00383C62">
        <w:tc>
          <w:tcPr>
            <w:tcW w:w="2325" w:type="dxa"/>
            <w:tcBorders>
              <w:right w:val="single" w:sz="4" w:space="0" w:color="auto"/>
            </w:tcBorders>
          </w:tcPr>
          <w:p w14:paraId="3E397480" w14:textId="77777777" w:rsidR="00817DBC" w:rsidRPr="00502F7E" w:rsidRDefault="00817DBC" w:rsidP="00383C62">
            <w:pPr>
              <w:jc w:val="center"/>
              <w:rPr>
                <w:i/>
                <w:iCs/>
                <w:sz w:val="22"/>
                <w:szCs w:val="22"/>
                <w:lang w:eastAsia="zh-CN"/>
              </w:rPr>
            </w:pPr>
            <w:r w:rsidRPr="00502F7E">
              <w:rPr>
                <w:i/>
                <w:iCs/>
                <w:sz w:val="22"/>
                <w:szCs w:val="22"/>
                <w:lang w:eastAsia="zh-CN"/>
              </w:rPr>
              <w:t>i</w:t>
            </w:r>
          </w:p>
        </w:tc>
        <w:tc>
          <w:tcPr>
            <w:tcW w:w="7297" w:type="dxa"/>
            <w:tcBorders>
              <w:left w:val="single" w:sz="4" w:space="0" w:color="auto"/>
            </w:tcBorders>
          </w:tcPr>
          <w:p w14:paraId="3D372FA3" w14:textId="77777777" w:rsidR="00817DBC" w:rsidRPr="00502F7E" w:rsidRDefault="00817DBC" w:rsidP="00383C62">
            <w:pPr>
              <w:rPr>
                <w:sz w:val="22"/>
                <w:szCs w:val="22"/>
                <w:lang w:eastAsia="zh-CN"/>
              </w:rPr>
            </w:pPr>
            <w:r w:rsidRPr="00502F7E">
              <w:rPr>
                <w:sz w:val="22"/>
                <w:szCs w:val="22"/>
                <w:lang w:eastAsia="zh-CN"/>
              </w:rPr>
              <w:t>Index of technology</w:t>
            </w:r>
          </w:p>
        </w:tc>
      </w:tr>
      <w:tr w:rsidR="00817DBC" w:rsidRPr="00502F7E" w14:paraId="4F3B86F6" w14:textId="77777777" w:rsidTr="00383C62">
        <w:tc>
          <w:tcPr>
            <w:tcW w:w="2325" w:type="dxa"/>
            <w:tcBorders>
              <w:right w:val="single" w:sz="4" w:space="0" w:color="auto"/>
            </w:tcBorders>
          </w:tcPr>
          <w:p w14:paraId="5DE5CB5F" w14:textId="77777777" w:rsidR="00817DBC" w:rsidRPr="00502F7E" w:rsidRDefault="00817DBC" w:rsidP="00383C62">
            <w:pPr>
              <w:jc w:val="center"/>
              <w:rPr>
                <w:i/>
                <w:iCs/>
                <w:sz w:val="22"/>
                <w:szCs w:val="22"/>
                <w:lang w:eastAsia="zh-CN"/>
              </w:rPr>
            </w:pPr>
            <w:r w:rsidRPr="00502F7E">
              <w:rPr>
                <w:i/>
                <w:iCs/>
                <w:sz w:val="22"/>
                <w:szCs w:val="22"/>
                <w:lang w:eastAsia="zh-CN"/>
              </w:rPr>
              <w:t>j</w:t>
            </w:r>
          </w:p>
        </w:tc>
        <w:tc>
          <w:tcPr>
            <w:tcW w:w="7297" w:type="dxa"/>
            <w:tcBorders>
              <w:left w:val="single" w:sz="4" w:space="0" w:color="auto"/>
            </w:tcBorders>
          </w:tcPr>
          <w:p w14:paraId="53B7DA38" w14:textId="3C11FD62" w:rsidR="00817DBC" w:rsidRPr="00502F7E" w:rsidRDefault="00817DBC" w:rsidP="00383C62">
            <w:pPr>
              <w:rPr>
                <w:sz w:val="22"/>
                <w:szCs w:val="22"/>
                <w:lang w:eastAsia="zh-CN"/>
              </w:rPr>
            </w:pPr>
            <w:r w:rsidRPr="00502F7E">
              <w:rPr>
                <w:sz w:val="22"/>
                <w:szCs w:val="22"/>
                <w:lang w:eastAsia="zh-CN"/>
              </w:rPr>
              <w:t xml:space="preserve">Index of </w:t>
            </w:r>
            <w:r w:rsidR="00EE591C">
              <w:rPr>
                <w:sz w:val="22"/>
                <w:szCs w:val="22"/>
                <w:lang w:eastAsia="zh-CN"/>
              </w:rPr>
              <w:t>powerplant</w:t>
            </w:r>
          </w:p>
        </w:tc>
      </w:tr>
      <w:tr w:rsidR="00817DBC" w:rsidRPr="00502F7E" w14:paraId="67576228" w14:textId="77777777" w:rsidTr="00383C62">
        <w:tc>
          <w:tcPr>
            <w:tcW w:w="2325" w:type="dxa"/>
            <w:tcBorders>
              <w:right w:val="single" w:sz="4" w:space="0" w:color="auto"/>
            </w:tcBorders>
          </w:tcPr>
          <w:p w14:paraId="39B5656F" w14:textId="77777777" w:rsidR="00817DBC" w:rsidRPr="00502F7E" w:rsidRDefault="00817DBC" w:rsidP="00383C62">
            <w:pPr>
              <w:jc w:val="center"/>
              <w:rPr>
                <w:i/>
                <w:iCs/>
                <w:sz w:val="22"/>
                <w:szCs w:val="22"/>
                <w:lang w:eastAsia="zh-CN"/>
              </w:rPr>
            </w:pPr>
            <w:r w:rsidRPr="00502F7E">
              <w:rPr>
                <w:i/>
                <w:iCs/>
                <w:sz w:val="22"/>
                <w:szCs w:val="22"/>
                <w:lang w:eastAsia="zh-CN"/>
              </w:rPr>
              <w:t>pipe</w:t>
            </w:r>
          </w:p>
        </w:tc>
        <w:tc>
          <w:tcPr>
            <w:tcW w:w="7297" w:type="dxa"/>
            <w:tcBorders>
              <w:left w:val="single" w:sz="4" w:space="0" w:color="auto"/>
            </w:tcBorders>
          </w:tcPr>
          <w:p w14:paraId="7F011389" w14:textId="77777777" w:rsidR="00817DBC" w:rsidRPr="00502F7E" w:rsidRDefault="00817DBC" w:rsidP="00383C62">
            <w:pPr>
              <w:rPr>
                <w:sz w:val="22"/>
                <w:szCs w:val="22"/>
                <w:lang w:eastAsia="zh-CN"/>
              </w:rPr>
            </w:pPr>
            <w:r w:rsidRPr="00502F7E">
              <w:rPr>
                <w:sz w:val="22"/>
                <w:szCs w:val="22"/>
                <w:lang w:eastAsia="zh-CN"/>
              </w:rPr>
              <w:t>Heating pipeline</w:t>
            </w:r>
          </w:p>
        </w:tc>
      </w:tr>
      <w:tr w:rsidR="00817DBC" w:rsidRPr="00502F7E" w14:paraId="18D65BCB" w14:textId="77777777" w:rsidTr="00383C62">
        <w:tc>
          <w:tcPr>
            <w:tcW w:w="2325" w:type="dxa"/>
            <w:tcBorders>
              <w:right w:val="single" w:sz="4" w:space="0" w:color="auto"/>
            </w:tcBorders>
          </w:tcPr>
          <w:p w14:paraId="1E5D8E3F" w14:textId="77777777" w:rsidR="00817DBC" w:rsidRPr="00502F7E" w:rsidRDefault="00817DBC" w:rsidP="00383C62">
            <w:pPr>
              <w:jc w:val="center"/>
              <w:rPr>
                <w:i/>
                <w:iCs/>
                <w:sz w:val="22"/>
                <w:szCs w:val="22"/>
                <w:lang w:eastAsia="zh-CN"/>
              </w:rPr>
            </w:pPr>
            <w:r w:rsidRPr="00502F7E">
              <w:rPr>
                <w:i/>
                <w:iCs/>
                <w:sz w:val="22"/>
                <w:szCs w:val="22"/>
                <w:lang w:eastAsia="zh-CN"/>
              </w:rPr>
              <w:t>SC</w:t>
            </w:r>
          </w:p>
        </w:tc>
        <w:tc>
          <w:tcPr>
            <w:tcW w:w="7297" w:type="dxa"/>
            <w:tcBorders>
              <w:left w:val="single" w:sz="4" w:space="0" w:color="auto"/>
            </w:tcBorders>
          </w:tcPr>
          <w:p w14:paraId="0626C814" w14:textId="77777777" w:rsidR="00817DBC" w:rsidRPr="00502F7E" w:rsidRDefault="00817DBC" w:rsidP="00383C62">
            <w:pPr>
              <w:rPr>
                <w:sz w:val="22"/>
                <w:szCs w:val="22"/>
                <w:lang w:eastAsia="zh-CN"/>
              </w:rPr>
            </w:pPr>
            <w:r w:rsidRPr="00502F7E">
              <w:rPr>
                <w:sz w:val="22"/>
                <w:szCs w:val="22"/>
                <w:lang w:eastAsia="zh-CN"/>
              </w:rPr>
              <w:t>Space cooling purposes</w:t>
            </w:r>
          </w:p>
        </w:tc>
      </w:tr>
      <w:tr w:rsidR="00817DBC" w:rsidRPr="00502F7E" w14:paraId="2A07D43A" w14:textId="77777777" w:rsidTr="00383C62">
        <w:tc>
          <w:tcPr>
            <w:tcW w:w="2325" w:type="dxa"/>
            <w:tcBorders>
              <w:right w:val="single" w:sz="4" w:space="0" w:color="auto"/>
            </w:tcBorders>
          </w:tcPr>
          <w:p w14:paraId="728C3AE2" w14:textId="77777777" w:rsidR="00817DBC" w:rsidRPr="00502F7E" w:rsidRDefault="00817DBC" w:rsidP="00383C62">
            <w:pPr>
              <w:jc w:val="center"/>
              <w:rPr>
                <w:i/>
                <w:iCs/>
                <w:sz w:val="22"/>
                <w:szCs w:val="22"/>
                <w:lang w:eastAsia="zh-CN"/>
              </w:rPr>
            </w:pPr>
            <w:r w:rsidRPr="00502F7E">
              <w:rPr>
                <w:i/>
                <w:iCs/>
                <w:sz w:val="22"/>
                <w:szCs w:val="22"/>
                <w:lang w:eastAsia="zh-CN"/>
              </w:rPr>
              <w:t>ST</w:t>
            </w:r>
          </w:p>
        </w:tc>
        <w:tc>
          <w:tcPr>
            <w:tcW w:w="7297" w:type="dxa"/>
            <w:tcBorders>
              <w:left w:val="single" w:sz="4" w:space="0" w:color="auto"/>
            </w:tcBorders>
          </w:tcPr>
          <w:p w14:paraId="08BBDC87" w14:textId="77777777" w:rsidR="00817DBC" w:rsidRPr="00502F7E" w:rsidRDefault="00817DBC" w:rsidP="00383C62">
            <w:pPr>
              <w:rPr>
                <w:sz w:val="22"/>
                <w:szCs w:val="22"/>
                <w:lang w:eastAsia="zh-CN"/>
              </w:rPr>
            </w:pPr>
            <w:r w:rsidRPr="00502F7E">
              <w:rPr>
                <w:sz w:val="22"/>
                <w:szCs w:val="22"/>
                <w:lang w:eastAsia="zh-CN"/>
              </w:rPr>
              <w:t>Solar thermal</w:t>
            </w:r>
          </w:p>
        </w:tc>
      </w:tr>
      <w:tr w:rsidR="00817DBC" w:rsidRPr="00502F7E" w14:paraId="0DA1172B" w14:textId="77777777" w:rsidTr="00383C62">
        <w:tc>
          <w:tcPr>
            <w:tcW w:w="2325" w:type="dxa"/>
            <w:tcBorders>
              <w:right w:val="single" w:sz="4" w:space="0" w:color="auto"/>
            </w:tcBorders>
          </w:tcPr>
          <w:p w14:paraId="09657CDB" w14:textId="77777777" w:rsidR="00817DBC" w:rsidRPr="00502F7E" w:rsidRDefault="00817DBC" w:rsidP="00383C62">
            <w:pPr>
              <w:jc w:val="center"/>
              <w:rPr>
                <w:i/>
                <w:iCs/>
                <w:sz w:val="22"/>
                <w:szCs w:val="22"/>
                <w:lang w:eastAsia="zh-CN"/>
              </w:rPr>
            </w:pPr>
            <w:r w:rsidRPr="00502F7E">
              <w:rPr>
                <w:i/>
                <w:iCs/>
                <w:sz w:val="22"/>
                <w:szCs w:val="22"/>
                <w:lang w:eastAsia="zh-CN"/>
              </w:rPr>
              <w:t>tech</w:t>
            </w:r>
          </w:p>
        </w:tc>
        <w:tc>
          <w:tcPr>
            <w:tcW w:w="7297" w:type="dxa"/>
            <w:tcBorders>
              <w:left w:val="single" w:sz="4" w:space="0" w:color="auto"/>
            </w:tcBorders>
          </w:tcPr>
          <w:p w14:paraId="1573917D" w14:textId="77777777" w:rsidR="00817DBC" w:rsidRPr="00502F7E" w:rsidRDefault="00817DBC" w:rsidP="00383C62">
            <w:pPr>
              <w:rPr>
                <w:sz w:val="22"/>
                <w:szCs w:val="22"/>
                <w:lang w:eastAsia="zh-CN"/>
              </w:rPr>
            </w:pPr>
            <w:r w:rsidRPr="00502F7E">
              <w:rPr>
                <w:sz w:val="22"/>
                <w:szCs w:val="22"/>
                <w:lang w:eastAsia="zh-CN"/>
              </w:rPr>
              <w:t>Technology</w:t>
            </w:r>
          </w:p>
        </w:tc>
      </w:tr>
      <w:tr w:rsidR="00817DBC" w:rsidRPr="00502F7E" w14:paraId="486D6269" w14:textId="77777777" w:rsidTr="00383C62">
        <w:tc>
          <w:tcPr>
            <w:tcW w:w="2325" w:type="dxa"/>
            <w:tcBorders>
              <w:right w:val="single" w:sz="4" w:space="0" w:color="auto"/>
            </w:tcBorders>
          </w:tcPr>
          <w:p w14:paraId="78028D48" w14:textId="77777777" w:rsidR="00817DBC" w:rsidRPr="00502F7E" w:rsidRDefault="00817DBC" w:rsidP="00383C62">
            <w:pPr>
              <w:jc w:val="center"/>
              <w:rPr>
                <w:i/>
                <w:iCs/>
                <w:sz w:val="22"/>
                <w:szCs w:val="22"/>
                <w:lang w:eastAsia="zh-CN"/>
              </w:rPr>
            </w:pPr>
            <w:r w:rsidRPr="00502F7E">
              <w:rPr>
                <w:i/>
                <w:iCs/>
                <w:sz w:val="22"/>
                <w:szCs w:val="22"/>
                <w:lang w:eastAsia="zh-CN"/>
              </w:rPr>
              <w:t>Th</w:t>
            </w:r>
          </w:p>
        </w:tc>
        <w:tc>
          <w:tcPr>
            <w:tcW w:w="7297" w:type="dxa"/>
            <w:tcBorders>
              <w:left w:val="single" w:sz="4" w:space="0" w:color="auto"/>
            </w:tcBorders>
          </w:tcPr>
          <w:p w14:paraId="14F2F9FF" w14:textId="77777777" w:rsidR="00817DBC" w:rsidRPr="00502F7E" w:rsidRDefault="00817DBC" w:rsidP="00383C62">
            <w:pPr>
              <w:rPr>
                <w:sz w:val="22"/>
                <w:szCs w:val="22"/>
                <w:lang w:eastAsia="zh-CN"/>
              </w:rPr>
            </w:pPr>
            <w:r w:rsidRPr="00502F7E">
              <w:rPr>
                <w:sz w:val="22"/>
                <w:szCs w:val="22"/>
                <w:lang w:eastAsia="zh-CN"/>
              </w:rPr>
              <w:t>Thermal purposes</w:t>
            </w:r>
          </w:p>
        </w:tc>
      </w:tr>
    </w:tbl>
    <w:p w14:paraId="1F2D12B7" w14:textId="1F3B7C02" w:rsidR="008D46A0" w:rsidRDefault="008D46A0">
      <w:r>
        <w:br w:type="page"/>
      </w:r>
    </w:p>
    <w:p w14:paraId="5612DEC1" w14:textId="77777777" w:rsidR="008D46A0" w:rsidRDefault="008D46A0" w:rsidP="008D46A0">
      <w:pPr>
        <w:pStyle w:val="Heading3"/>
        <w:spacing w:before="0" w:after="120"/>
      </w:pPr>
      <w:bookmarkStart w:id="0" w:name="_Toc152081499"/>
      <w:r>
        <w:lastRenderedPageBreak/>
        <w:t>O</w:t>
      </w:r>
      <w:r w:rsidRPr="004E6201">
        <w:t>perational analysis phase</w:t>
      </w:r>
      <w:bookmarkEnd w:id="0"/>
    </w:p>
    <w:tbl>
      <w:tblPr>
        <w:tblStyle w:val="TableGrid"/>
        <w:tblW w:w="0" w:type="auto"/>
        <w:tblLook w:val="04A0" w:firstRow="1" w:lastRow="0" w:firstColumn="1" w:lastColumn="0" w:noHBand="0" w:noVBand="1"/>
      </w:tblPr>
      <w:tblGrid>
        <w:gridCol w:w="9622"/>
      </w:tblGrid>
      <w:tr w:rsidR="008D46A0" w14:paraId="51272340" w14:textId="77777777" w:rsidTr="00383C62">
        <w:tc>
          <w:tcPr>
            <w:tcW w:w="9622" w:type="dxa"/>
          </w:tcPr>
          <w:p w14:paraId="2CF86AD4" w14:textId="77777777" w:rsidR="008D46A0" w:rsidRDefault="008D46A0" w:rsidP="00383C62">
            <w:pPr>
              <w:rPr>
                <w:b/>
              </w:rPr>
            </w:pPr>
            <w:r>
              <w:rPr>
                <w:b/>
              </w:rPr>
              <w:t>Optimisation problem</w:t>
            </w:r>
          </w:p>
        </w:tc>
      </w:tr>
      <w:tr w:rsidR="008D46A0" w14:paraId="04014454" w14:textId="77777777" w:rsidTr="00383C62">
        <w:tc>
          <w:tcPr>
            <w:tcW w:w="9622" w:type="dxa"/>
          </w:tcPr>
          <w:p w14:paraId="65803F17" w14:textId="77777777" w:rsidR="008D46A0" w:rsidRPr="00055C0A" w:rsidRDefault="008D46A0" w:rsidP="00383C62">
            <w:pPr>
              <w:rPr>
                <w:i/>
              </w:rPr>
            </w:pPr>
            <w:r w:rsidRPr="001B285C">
              <w:rPr>
                <w:b/>
                <w:bCs/>
              </w:rPr>
              <w:t>Description</w:t>
            </w:r>
            <w:r>
              <w:rPr>
                <w:b/>
                <w:bCs/>
              </w:rPr>
              <w:t xml:space="preserve"> of the considered optimisation problem</w:t>
            </w:r>
          </w:p>
        </w:tc>
      </w:tr>
      <w:tr w:rsidR="008D46A0" w14:paraId="3ED7C19A" w14:textId="77777777" w:rsidTr="00383C62">
        <w:tc>
          <w:tcPr>
            <w:tcW w:w="9622" w:type="dxa"/>
          </w:tcPr>
          <w:p w14:paraId="54576221" w14:textId="77777777" w:rsidR="007C6446" w:rsidRDefault="007C6446" w:rsidP="008D46A0">
            <w:pPr>
              <w:jc w:val="both"/>
              <w:rPr>
                <w:rFonts w:ascii="Times New Roman" w:hAnsi="Times New Roman" w:cs="Times New Roman"/>
              </w:rPr>
            </w:pPr>
          </w:p>
          <w:p w14:paraId="70593510" w14:textId="77777777" w:rsidR="007C6446" w:rsidRDefault="007C6446" w:rsidP="008D46A0">
            <w:pPr>
              <w:jc w:val="both"/>
              <w:rPr>
                <w:rFonts w:ascii="Times New Roman" w:hAnsi="Times New Roman" w:cs="Times New Roman"/>
              </w:rPr>
            </w:pPr>
          </w:p>
          <w:p w14:paraId="3FA6FE5E" w14:textId="375C709E" w:rsidR="008D46A0" w:rsidRPr="007C6446" w:rsidRDefault="008D46A0" w:rsidP="008D46A0">
            <w:pPr>
              <w:jc w:val="both"/>
              <w:rPr>
                <w:rFonts w:ascii="Times New Roman" w:hAnsi="Times New Roman" w:cs="Times New Roman"/>
              </w:rPr>
            </w:pPr>
            <w:r w:rsidRPr="007C6446">
              <w:rPr>
                <w:rFonts w:ascii="Times New Roman" w:hAnsi="Times New Roman" w:cs="Times New Roman"/>
              </w:rPr>
              <w:t>With regards to the functionality of the operation optimization of multi-carrier energy systems with multi-objective tool, it obtains (through a scenario-generation approach or forecasting tools as input) the optimal expected hourly operation strategies of the technologies in the multi-carrier systems by minimizing the weighted sum of total net daily costs and CO</w:t>
            </w:r>
            <w:r w:rsidRPr="007C6446">
              <w:rPr>
                <w:rFonts w:ascii="Times New Roman" w:hAnsi="Times New Roman" w:cs="Times New Roman"/>
                <w:vertAlign w:val="subscript"/>
              </w:rPr>
              <w:t>2</w:t>
            </w:r>
            <w:r w:rsidRPr="007C6446">
              <w:rPr>
                <w:rFonts w:ascii="Times New Roman" w:hAnsi="Times New Roman" w:cs="Times New Roman"/>
              </w:rPr>
              <w:t xml:space="preserve"> emissions. Therefore, by adopting a multi-objective framework, the tool determines the optimal operation scheduling of the multi-energy system in the following modes:</w:t>
            </w:r>
          </w:p>
          <w:p w14:paraId="04792A4D" w14:textId="77777777" w:rsidR="008D46A0" w:rsidRPr="007C6446" w:rsidRDefault="008D46A0" w:rsidP="008D46A0">
            <w:pPr>
              <w:jc w:val="both"/>
              <w:rPr>
                <w:rFonts w:ascii="Times New Roman" w:hAnsi="Times New Roman" w:cs="Times New Roman"/>
              </w:rPr>
            </w:pPr>
          </w:p>
          <w:p w14:paraId="2CF5AA9C" w14:textId="6A9AC5E9" w:rsidR="001B2AAB" w:rsidRPr="007C6446" w:rsidRDefault="001B2AAB" w:rsidP="001B2AAB">
            <w:pPr>
              <w:pStyle w:val="Default"/>
              <w:jc w:val="both"/>
              <w:rPr>
                <w:rFonts w:ascii="Times New Roman" w:hAnsi="Times New Roman" w:cs="Times New Roman"/>
              </w:rPr>
            </w:pPr>
            <w:r w:rsidRPr="007C6446">
              <w:rPr>
                <w:rFonts w:ascii="Times New Roman" w:hAnsi="Times New Roman" w:cs="Times New Roman"/>
              </w:rPr>
              <w:t xml:space="preserve">Based on the system design, technologies, and their characteristics in the planning phase, the optimisation problem for the operational analysis phase allows for the dispatch of the multi-carrier by pursuing multiple objectives when analysing the various operational scenarios or day-ahead dispatch. More specifically, the “Operational analysis” toolbox involves two tools: Operation optimization of multi-carrier energy systems with multi-objective approach and optimal management of EVs in multi-carrier energy systems with multi-objective approach tool. </w:t>
            </w:r>
          </w:p>
          <w:p w14:paraId="27766200" w14:textId="77777777" w:rsidR="007C6446" w:rsidRPr="007C6446" w:rsidRDefault="001B2AAB" w:rsidP="007C6446">
            <w:pPr>
              <w:pStyle w:val="Default"/>
              <w:jc w:val="both"/>
              <w:rPr>
                <w:rFonts w:ascii="Times New Roman" w:hAnsi="Times New Roman" w:cs="Times New Roman"/>
              </w:rPr>
            </w:pPr>
            <w:r w:rsidRPr="007C6446">
              <w:rPr>
                <w:rFonts w:ascii="Times New Roman" w:hAnsi="Times New Roman" w:cs="Times New Roman"/>
              </w:rPr>
              <w:t xml:space="preserve">With regards to the functionality of the operation optimization of multi-carrier energy systems with multi-objective tool, it obtains (through a scenario-generation approach or forecasting tools as input) the optimal expected hourly operation strategies of the technologies in the multi-carrier systems by minimizing the weighted sum of total net daily costs and CO2 emissions. Therefore, by adopting a multi-objective framework, the tool determines the optimal operation scheduling of the system in the following </w:t>
            </w:r>
            <w:r w:rsidR="007C6446" w:rsidRPr="007C6446">
              <w:rPr>
                <w:rFonts w:ascii="Times New Roman" w:hAnsi="Times New Roman" w:cs="Times New Roman"/>
              </w:rPr>
              <w:t xml:space="preserve">a </w:t>
            </w:r>
            <w:r w:rsidRPr="007C6446">
              <w:rPr>
                <w:rFonts w:ascii="Times New Roman" w:hAnsi="Times New Roman" w:cs="Times New Roman"/>
                <w:b/>
                <w:bCs/>
              </w:rPr>
              <w:t>Deterministic approach</w:t>
            </w:r>
            <w:r w:rsidRPr="007C6446">
              <w:rPr>
                <w:rFonts w:ascii="Times New Roman" w:hAnsi="Times New Roman" w:cs="Times New Roman"/>
              </w:rPr>
              <w:t xml:space="preserve">: </w:t>
            </w:r>
          </w:p>
          <w:p w14:paraId="0FAA34C6" w14:textId="77777777" w:rsidR="007C6446" w:rsidRPr="007C6446" w:rsidRDefault="007C6446" w:rsidP="007C6446">
            <w:pPr>
              <w:pStyle w:val="Default"/>
              <w:jc w:val="both"/>
              <w:rPr>
                <w:rFonts w:ascii="Times New Roman" w:hAnsi="Times New Roman" w:cs="Times New Roman"/>
              </w:rPr>
            </w:pPr>
          </w:p>
          <w:p w14:paraId="7A1147A9" w14:textId="05459716" w:rsidR="001B2AAB" w:rsidRPr="007C6446" w:rsidRDefault="007C6446" w:rsidP="007C6446">
            <w:pPr>
              <w:pStyle w:val="Default"/>
              <w:jc w:val="both"/>
              <w:rPr>
                <w:rFonts w:ascii="Times New Roman" w:hAnsi="Times New Roman" w:cs="Times New Roman"/>
              </w:rPr>
            </w:pPr>
            <w:r w:rsidRPr="007C6446">
              <w:rPr>
                <w:rFonts w:ascii="Times New Roman" w:hAnsi="Times New Roman" w:cs="Times New Roman"/>
              </w:rPr>
              <w:t>In</w:t>
            </w:r>
            <w:r w:rsidR="001B2AAB" w:rsidRPr="007C6446">
              <w:rPr>
                <w:rFonts w:ascii="Times New Roman" w:hAnsi="Times New Roman" w:cs="Times New Roman"/>
              </w:rPr>
              <w:t xml:space="preserve"> this case, the optimization problem is deterministic and uses as input data for RES generation, users’ loads, and energy prices the day-ahead forecasted data as specified below:</w:t>
            </w:r>
          </w:p>
          <w:p w14:paraId="03F70F8A" w14:textId="77777777" w:rsidR="001B2AAB" w:rsidRPr="007C6446" w:rsidRDefault="001B2AAB" w:rsidP="001B2AAB">
            <w:pPr>
              <w:pStyle w:val="ListParagraph"/>
              <w:numPr>
                <w:ilvl w:val="1"/>
                <w:numId w:val="96"/>
              </w:numPr>
              <w:jc w:val="both"/>
              <w:rPr>
                <w:rFonts w:ascii="Times New Roman" w:hAnsi="Times New Roman" w:cs="Times New Roman"/>
                <w:color w:val="000000"/>
              </w:rPr>
            </w:pPr>
            <w:r w:rsidRPr="007C6446">
              <w:rPr>
                <w:rFonts w:ascii="Times New Roman" w:hAnsi="Times New Roman" w:cs="Times New Roman"/>
                <w:color w:val="000000"/>
              </w:rPr>
              <w:t>Day-ahead solar irradiance profiles and wind velocity (daily profiles with 1 hour as a time step)</w:t>
            </w:r>
          </w:p>
          <w:p w14:paraId="381BDF66" w14:textId="77777777" w:rsidR="001B2AAB" w:rsidRPr="007C6446" w:rsidRDefault="001B2AAB" w:rsidP="001B2AAB">
            <w:pPr>
              <w:pStyle w:val="ListParagraph"/>
              <w:numPr>
                <w:ilvl w:val="1"/>
                <w:numId w:val="96"/>
              </w:numPr>
              <w:jc w:val="both"/>
              <w:rPr>
                <w:rFonts w:ascii="Times New Roman" w:hAnsi="Times New Roman" w:cs="Times New Roman"/>
                <w:color w:val="000000"/>
              </w:rPr>
            </w:pPr>
            <w:r w:rsidRPr="007C6446">
              <w:rPr>
                <w:rFonts w:ascii="Times New Roman" w:hAnsi="Times New Roman" w:cs="Times New Roman"/>
                <w:color w:val="000000"/>
              </w:rPr>
              <w:t>Day-ahead energy demand profiles (electricity, heating and cooling) (daily profiles with 1 hour as a time step)</w:t>
            </w:r>
          </w:p>
          <w:p w14:paraId="205623B9" w14:textId="77777777" w:rsidR="001B2AAB" w:rsidRPr="007C6446" w:rsidRDefault="001B2AAB" w:rsidP="001B2AAB">
            <w:pPr>
              <w:pStyle w:val="ListParagraph"/>
              <w:numPr>
                <w:ilvl w:val="1"/>
                <w:numId w:val="96"/>
              </w:numPr>
              <w:jc w:val="both"/>
              <w:rPr>
                <w:rFonts w:ascii="Times New Roman" w:hAnsi="Times New Roman" w:cs="Times New Roman"/>
                <w:color w:val="000000"/>
              </w:rPr>
            </w:pPr>
            <w:r w:rsidRPr="007C6446">
              <w:rPr>
                <w:rFonts w:ascii="Times New Roman" w:hAnsi="Times New Roman" w:cs="Times New Roman"/>
                <w:color w:val="000000"/>
              </w:rPr>
              <w:t>Day-ahead energy market prices (electricity, gas) (daily profiles for electricity with 1 hour as a time step).</w:t>
            </w:r>
          </w:p>
          <w:p w14:paraId="23A5379E" w14:textId="77777777" w:rsidR="001B2AAB" w:rsidRPr="007C6446" w:rsidRDefault="001B2AAB" w:rsidP="001B2AAB">
            <w:pPr>
              <w:rPr>
                <w:rFonts w:ascii="Times New Roman" w:hAnsi="Times New Roman" w:cs="Times New Roman"/>
                <w:color w:val="000000"/>
              </w:rPr>
            </w:pPr>
          </w:p>
          <w:p w14:paraId="14535FD9" w14:textId="77777777" w:rsidR="001B2AAB" w:rsidRPr="007C6446" w:rsidRDefault="001B2AAB" w:rsidP="001B2AAB">
            <w:pPr>
              <w:rPr>
                <w:rFonts w:ascii="Times New Roman" w:hAnsi="Times New Roman" w:cs="Times New Roman"/>
                <w:color w:val="000000"/>
              </w:rPr>
            </w:pPr>
            <w:r w:rsidRPr="007C6446">
              <w:rPr>
                <w:rFonts w:ascii="Times New Roman" w:hAnsi="Times New Roman" w:cs="Times New Roman"/>
                <w:color w:val="000000"/>
              </w:rPr>
              <w:t>The other input data that are common for both approaches are indicated below:</w:t>
            </w:r>
          </w:p>
          <w:p w14:paraId="5D90CB31" w14:textId="2307F7B6" w:rsidR="001B2AAB" w:rsidRPr="007C6446" w:rsidRDefault="007C6446" w:rsidP="001B2AAB">
            <w:pPr>
              <w:pStyle w:val="ListParagraph"/>
              <w:numPr>
                <w:ilvl w:val="0"/>
                <w:numId w:val="97"/>
              </w:numPr>
              <w:jc w:val="both"/>
              <w:rPr>
                <w:rFonts w:ascii="Times New Roman" w:hAnsi="Times New Roman" w:cs="Times New Roman"/>
                <w:color w:val="000000"/>
              </w:rPr>
            </w:pPr>
            <w:r w:rsidRPr="007C6446">
              <w:rPr>
                <w:rFonts w:ascii="Times New Roman" w:hAnsi="Times New Roman" w:cs="Times New Roman"/>
                <w:color w:val="000000"/>
              </w:rPr>
              <w:t xml:space="preserve">Information in </w:t>
            </w:r>
            <w:r w:rsidR="001B2AAB" w:rsidRPr="007C6446">
              <w:rPr>
                <w:rFonts w:ascii="Times New Roman" w:hAnsi="Times New Roman" w:cs="Times New Roman"/>
                <w:color w:val="000000"/>
              </w:rPr>
              <w:t xml:space="preserve"> terms of installed technologies and energy flows among technologies within each mEH and among mEHs</w:t>
            </w:r>
          </w:p>
          <w:p w14:paraId="16CFFBF5" w14:textId="111EC227" w:rsidR="001B2AAB" w:rsidRPr="007C6446" w:rsidRDefault="001B2AAB" w:rsidP="001B2AAB">
            <w:pPr>
              <w:pStyle w:val="ListParagraph"/>
              <w:numPr>
                <w:ilvl w:val="0"/>
                <w:numId w:val="97"/>
              </w:numPr>
              <w:jc w:val="both"/>
              <w:rPr>
                <w:rFonts w:ascii="Times New Roman" w:hAnsi="Times New Roman" w:cs="Times New Roman"/>
                <w:color w:val="000000"/>
              </w:rPr>
            </w:pPr>
            <w:r w:rsidRPr="007C6446">
              <w:rPr>
                <w:rFonts w:ascii="Times New Roman" w:hAnsi="Times New Roman" w:cs="Times New Roman"/>
                <w:color w:val="000000"/>
              </w:rPr>
              <w:t xml:space="preserve">Technical data of energy technologies </w:t>
            </w:r>
          </w:p>
          <w:p w14:paraId="4401A1B9" w14:textId="77777777" w:rsidR="001B2AAB" w:rsidRPr="007C6446" w:rsidRDefault="001B2AAB" w:rsidP="001B2AAB">
            <w:pPr>
              <w:pStyle w:val="ListParagraph"/>
              <w:numPr>
                <w:ilvl w:val="0"/>
                <w:numId w:val="97"/>
              </w:numPr>
              <w:jc w:val="both"/>
              <w:rPr>
                <w:rFonts w:ascii="Times New Roman" w:hAnsi="Times New Roman" w:cs="Times New Roman"/>
                <w:color w:val="000000"/>
              </w:rPr>
            </w:pPr>
            <w:r w:rsidRPr="007C6446">
              <w:rPr>
                <w:rFonts w:ascii="Times New Roman" w:hAnsi="Times New Roman" w:cs="Times New Roman"/>
                <w:color w:val="000000"/>
              </w:rPr>
              <w:t>Carbon intensity of input energy carriers.</w:t>
            </w:r>
          </w:p>
          <w:p w14:paraId="0DA60722" w14:textId="77777777" w:rsidR="001B2AAB" w:rsidRPr="007C6446" w:rsidRDefault="001B2AAB" w:rsidP="001B2AAB">
            <w:pPr>
              <w:pStyle w:val="ListParagraph"/>
              <w:rPr>
                <w:rFonts w:ascii="Times New Roman" w:hAnsi="Times New Roman" w:cs="Times New Roman"/>
                <w:color w:val="000000"/>
              </w:rPr>
            </w:pPr>
          </w:p>
          <w:p w14:paraId="2C133DF6" w14:textId="77777777" w:rsidR="001B2AAB" w:rsidRPr="007C6446" w:rsidRDefault="001B2AAB" w:rsidP="001B2AAB">
            <w:pPr>
              <w:rPr>
                <w:rFonts w:ascii="Times New Roman" w:hAnsi="Times New Roman" w:cs="Times New Roman"/>
                <w:color w:val="000000"/>
              </w:rPr>
            </w:pPr>
            <w:r w:rsidRPr="007C6446">
              <w:rPr>
                <w:rFonts w:ascii="Times New Roman" w:hAnsi="Times New Roman" w:cs="Times New Roman"/>
                <w:color w:val="000000"/>
              </w:rPr>
              <w:t>The optimisation problem below is formulated for the operation optimization of multi-carrier energy systems with multi-objective tool in relation to the stochastic approach. It must be mentioned that this problem can be easily adapted to the deterministic approach, by not considering the dependence of variables on scenarios.</w:t>
            </w:r>
          </w:p>
          <w:p w14:paraId="793CE406" w14:textId="77777777" w:rsidR="001B2AAB" w:rsidRPr="007C6446" w:rsidRDefault="001B2AAB" w:rsidP="001B2AAB">
            <w:pPr>
              <w:rPr>
                <w:rFonts w:ascii="Times New Roman" w:hAnsi="Times New Roman" w:cs="Times New Roman"/>
                <w:color w:val="000000"/>
              </w:rPr>
            </w:pPr>
          </w:p>
          <w:p w14:paraId="54F90CEB" w14:textId="77777777" w:rsidR="008D46A0" w:rsidRPr="007C6446" w:rsidRDefault="008D46A0" w:rsidP="007C6446">
            <w:pPr>
              <w:jc w:val="both"/>
              <w:rPr>
                <w:rFonts w:ascii="Times New Roman" w:hAnsi="Times New Roman" w:cs="Times New Roman"/>
                <w:color w:val="000000"/>
              </w:rPr>
            </w:pPr>
          </w:p>
          <w:p w14:paraId="28E771BD" w14:textId="77777777" w:rsidR="007C6446" w:rsidRPr="007C6446" w:rsidRDefault="007C6446" w:rsidP="007C6446">
            <w:pPr>
              <w:jc w:val="both"/>
              <w:rPr>
                <w:rFonts w:ascii="Times New Roman" w:hAnsi="Times New Roman" w:cs="Times New Roman"/>
              </w:rPr>
            </w:pPr>
          </w:p>
          <w:p w14:paraId="5C666759" w14:textId="77777777" w:rsidR="007C6446" w:rsidRPr="007C6446" w:rsidRDefault="007C6446" w:rsidP="007C6446">
            <w:pPr>
              <w:jc w:val="both"/>
              <w:rPr>
                <w:rFonts w:ascii="Times New Roman" w:hAnsi="Times New Roman" w:cs="Times New Roman"/>
              </w:rPr>
            </w:pPr>
          </w:p>
          <w:p w14:paraId="59FFCC6D" w14:textId="77777777" w:rsidR="007C6446" w:rsidRPr="007C6446" w:rsidRDefault="007C6446" w:rsidP="007C6446">
            <w:pPr>
              <w:jc w:val="both"/>
              <w:rPr>
                <w:rFonts w:ascii="Times New Roman" w:hAnsi="Times New Roman" w:cs="Times New Roman"/>
              </w:rPr>
            </w:pPr>
          </w:p>
          <w:p w14:paraId="527DCABE" w14:textId="23D183CF" w:rsidR="007C6446" w:rsidRPr="007C6446" w:rsidRDefault="007C6446" w:rsidP="007C6446">
            <w:pPr>
              <w:jc w:val="both"/>
              <w:rPr>
                <w:rFonts w:ascii="Times New Roman" w:hAnsi="Times New Roman" w:cs="Times New Roman"/>
              </w:rPr>
            </w:pPr>
          </w:p>
        </w:tc>
      </w:tr>
      <w:tr w:rsidR="008D46A0" w14:paraId="6A5E08CE" w14:textId="77777777" w:rsidTr="00383C62">
        <w:tc>
          <w:tcPr>
            <w:tcW w:w="9622" w:type="dxa"/>
          </w:tcPr>
          <w:p w14:paraId="6FB2C06A" w14:textId="77777777" w:rsidR="008D46A0" w:rsidRDefault="008D46A0" w:rsidP="00383C62">
            <w:pPr>
              <w:rPr>
                <w:b/>
                <w:bCs/>
              </w:rPr>
            </w:pPr>
            <w:r w:rsidRPr="00A120C9">
              <w:rPr>
                <w:b/>
                <w:bCs/>
              </w:rPr>
              <w:lastRenderedPageBreak/>
              <w:t xml:space="preserve">Formulation of </w:t>
            </w:r>
            <w:r>
              <w:rPr>
                <w:b/>
                <w:bCs/>
              </w:rPr>
              <w:t xml:space="preserve">the </w:t>
            </w:r>
            <w:r w:rsidRPr="00A120C9">
              <w:rPr>
                <w:b/>
                <w:bCs/>
              </w:rPr>
              <w:t>optimisation problem</w:t>
            </w:r>
          </w:p>
          <w:p w14:paraId="762AFDF8" w14:textId="77777777" w:rsidR="0053389F" w:rsidRPr="00C60026" w:rsidRDefault="0053389F" w:rsidP="00383C62">
            <w:pPr>
              <w:rPr>
                <w:b/>
                <w:bCs/>
              </w:rPr>
            </w:pPr>
          </w:p>
        </w:tc>
      </w:tr>
      <w:tr w:rsidR="0053389F" w14:paraId="2120ACA1" w14:textId="77777777" w:rsidTr="00383C62">
        <w:tc>
          <w:tcPr>
            <w:tcW w:w="9622" w:type="dxa"/>
          </w:tcPr>
          <w:p w14:paraId="2CADC30E" w14:textId="492783F0" w:rsidR="0053389F" w:rsidRPr="00A120C9" w:rsidRDefault="0053389F" w:rsidP="0053389F">
            <w:pPr>
              <w:rPr>
                <w:b/>
                <w:bCs/>
              </w:rPr>
            </w:pPr>
            <w:r w:rsidRPr="006A6F6D">
              <w:rPr>
                <w:rFonts w:ascii="Times New Roman" w:hAnsi="Times New Roman" w:cs="Times New Roman"/>
                <w:b/>
                <w:bCs/>
              </w:rPr>
              <w:t>Energy carriers involved</w:t>
            </w:r>
          </w:p>
        </w:tc>
      </w:tr>
      <w:tr w:rsidR="0053389F" w14:paraId="0E39E36B" w14:textId="77777777" w:rsidTr="00383C62">
        <w:tc>
          <w:tcPr>
            <w:tcW w:w="9622" w:type="dxa"/>
          </w:tcPr>
          <w:p w14:paraId="44FBE2D5" w14:textId="12B7EFCA" w:rsidR="0053389F" w:rsidRPr="00C60026" w:rsidRDefault="0053389F" w:rsidP="0053389F">
            <w:pPr>
              <w:rPr>
                <w:b/>
                <w:bCs/>
              </w:rPr>
            </w:pPr>
            <w:r w:rsidRPr="006A6F6D">
              <w:rPr>
                <w:rFonts w:ascii="Times New Roman" w:hAnsi="Times New Roman" w:cs="Times New Roman"/>
              </w:rPr>
              <w:t>Gas, hydrogen, electricity, heating, cooling, mobility</w:t>
            </w:r>
            <w:r w:rsidRPr="006A6F6D" w:rsidDel="002A055D">
              <w:rPr>
                <w:rFonts w:ascii="Times New Roman" w:hAnsi="Times New Roman" w:cs="Times New Roman"/>
              </w:rPr>
              <w:t>.</w:t>
            </w:r>
          </w:p>
        </w:tc>
      </w:tr>
      <w:tr w:rsidR="0053389F" w14:paraId="6E58A9CE" w14:textId="77777777" w:rsidTr="00383C62">
        <w:tc>
          <w:tcPr>
            <w:tcW w:w="9622" w:type="dxa"/>
          </w:tcPr>
          <w:p w14:paraId="4CDDA6E6" w14:textId="3576C976" w:rsidR="0053389F" w:rsidRPr="00C61A1D" w:rsidRDefault="0053389F" w:rsidP="0053389F">
            <w:pPr>
              <w:rPr>
                <w:b/>
                <w:bCs/>
              </w:rPr>
            </w:pPr>
            <w:r w:rsidRPr="006A6F6D">
              <w:rPr>
                <w:rFonts w:ascii="Times New Roman" w:hAnsi="Times New Roman" w:cs="Times New Roman"/>
                <w:b/>
                <w:bCs/>
              </w:rPr>
              <w:t>Energy technologies involved</w:t>
            </w:r>
          </w:p>
        </w:tc>
      </w:tr>
      <w:tr w:rsidR="0053389F" w:rsidRPr="00A3468E" w14:paraId="063B2540" w14:textId="77777777" w:rsidTr="00383C62">
        <w:tc>
          <w:tcPr>
            <w:tcW w:w="9622" w:type="dxa"/>
          </w:tcPr>
          <w:p w14:paraId="20F2CC1C" w14:textId="77777777" w:rsidR="0053389F" w:rsidRPr="006A6F6D" w:rsidRDefault="0053389F" w:rsidP="0053389F">
            <w:pPr>
              <w:pStyle w:val="ListParagraph"/>
              <w:numPr>
                <w:ilvl w:val="0"/>
                <w:numId w:val="88"/>
              </w:numPr>
              <w:jc w:val="both"/>
              <w:rPr>
                <w:rFonts w:ascii="Times New Roman" w:hAnsi="Times New Roman" w:cs="Times New Roman"/>
              </w:rPr>
            </w:pPr>
            <w:r w:rsidRPr="006A6F6D">
              <w:rPr>
                <w:rFonts w:ascii="Times New Roman" w:hAnsi="Times New Roman" w:cs="Times New Roman"/>
              </w:rPr>
              <w:t>CHP with different types of prime movers:</w:t>
            </w:r>
          </w:p>
          <w:p w14:paraId="1D8D1069" w14:textId="77777777" w:rsidR="0053389F" w:rsidRPr="006A6F6D" w:rsidRDefault="0053389F" w:rsidP="0053389F">
            <w:pPr>
              <w:pStyle w:val="ListParagraph"/>
              <w:numPr>
                <w:ilvl w:val="1"/>
                <w:numId w:val="88"/>
              </w:numPr>
              <w:jc w:val="both"/>
              <w:rPr>
                <w:rFonts w:ascii="Times New Roman" w:hAnsi="Times New Roman" w:cs="Times New Roman"/>
              </w:rPr>
            </w:pPr>
            <w:r w:rsidRPr="006A6F6D">
              <w:rPr>
                <w:rFonts w:ascii="Times New Roman" w:hAnsi="Times New Roman" w:cs="Times New Roman"/>
              </w:rPr>
              <w:t>Internal combustion engine</w:t>
            </w:r>
          </w:p>
          <w:p w14:paraId="47BB5580" w14:textId="77777777" w:rsidR="0053389F" w:rsidRPr="006A6F6D" w:rsidRDefault="0053389F" w:rsidP="0053389F">
            <w:pPr>
              <w:pStyle w:val="ListParagraph"/>
              <w:numPr>
                <w:ilvl w:val="1"/>
                <w:numId w:val="88"/>
              </w:numPr>
              <w:jc w:val="both"/>
              <w:rPr>
                <w:rFonts w:ascii="Times New Roman" w:hAnsi="Times New Roman" w:cs="Times New Roman"/>
              </w:rPr>
            </w:pPr>
            <w:r w:rsidRPr="006A6F6D">
              <w:rPr>
                <w:rFonts w:ascii="Times New Roman" w:hAnsi="Times New Roman" w:cs="Times New Roman"/>
              </w:rPr>
              <w:t>Micro-gas turbine</w:t>
            </w:r>
          </w:p>
          <w:p w14:paraId="78CBE2AB" w14:textId="77777777" w:rsidR="0053389F" w:rsidRPr="006A6F6D" w:rsidRDefault="0053389F" w:rsidP="0053389F">
            <w:pPr>
              <w:pStyle w:val="ListParagraph"/>
              <w:numPr>
                <w:ilvl w:val="1"/>
                <w:numId w:val="88"/>
              </w:numPr>
              <w:jc w:val="both"/>
              <w:rPr>
                <w:rFonts w:ascii="Times New Roman" w:hAnsi="Times New Roman" w:cs="Times New Roman"/>
              </w:rPr>
            </w:pPr>
            <w:r w:rsidRPr="006A6F6D">
              <w:rPr>
                <w:rFonts w:ascii="Times New Roman" w:hAnsi="Times New Roman" w:cs="Times New Roman"/>
              </w:rPr>
              <w:t>Fuel cell</w:t>
            </w:r>
          </w:p>
          <w:p w14:paraId="40C3ABCA" w14:textId="77777777" w:rsidR="0053389F" w:rsidRPr="006A6F6D" w:rsidRDefault="0053389F" w:rsidP="0053389F">
            <w:pPr>
              <w:pStyle w:val="ListParagraph"/>
              <w:numPr>
                <w:ilvl w:val="0"/>
                <w:numId w:val="88"/>
              </w:numPr>
              <w:jc w:val="both"/>
              <w:rPr>
                <w:rFonts w:ascii="Times New Roman" w:hAnsi="Times New Roman" w:cs="Times New Roman"/>
              </w:rPr>
            </w:pPr>
            <w:r w:rsidRPr="006A6F6D">
              <w:rPr>
                <w:rFonts w:ascii="Times New Roman" w:hAnsi="Times New Roman" w:cs="Times New Roman"/>
              </w:rPr>
              <w:t>Electrolyser</w:t>
            </w:r>
          </w:p>
          <w:p w14:paraId="2DA22CFD" w14:textId="77777777" w:rsidR="0053389F" w:rsidRDefault="0053389F" w:rsidP="0053389F">
            <w:pPr>
              <w:pStyle w:val="ListParagraph"/>
              <w:numPr>
                <w:ilvl w:val="0"/>
                <w:numId w:val="88"/>
              </w:numPr>
              <w:jc w:val="both"/>
              <w:rPr>
                <w:ins w:id="1" w:author="Kai Heussen" w:date="2025-01-08T10:51:00Z" w16du:dateUtc="2025-01-08T09:51:00Z"/>
                <w:rFonts w:ascii="Times New Roman" w:hAnsi="Times New Roman" w:cs="Times New Roman"/>
              </w:rPr>
            </w:pPr>
            <w:r w:rsidRPr="006A6F6D">
              <w:rPr>
                <w:rFonts w:ascii="Times New Roman" w:hAnsi="Times New Roman" w:cs="Times New Roman"/>
              </w:rPr>
              <w:t>Natural gas boilers</w:t>
            </w:r>
          </w:p>
          <w:p w14:paraId="5AC674AC" w14:textId="50314E4A" w:rsidR="00026856" w:rsidRDefault="00026856" w:rsidP="0053389F">
            <w:pPr>
              <w:pStyle w:val="ListParagraph"/>
              <w:numPr>
                <w:ilvl w:val="0"/>
                <w:numId w:val="88"/>
              </w:numPr>
              <w:jc w:val="both"/>
              <w:rPr>
                <w:ins w:id="2" w:author="Kai Heussen" w:date="2025-01-08T10:55:00Z" w16du:dateUtc="2025-01-08T09:55:00Z"/>
                <w:rFonts w:ascii="Times New Roman" w:hAnsi="Times New Roman" w:cs="Times New Roman"/>
              </w:rPr>
            </w:pPr>
            <w:ins w:id="3" w:author="Kai Heussen" w:date="2025-01-08T10:51:00Z" w16du:dateUtc="2025-01-08T09:51:00Z">
              <w:r>
                <w:rPr>
                  <w:rFonts w:ascii="Times New Roman" w:hAnsi="Times New Roman" w:cs="Times New Roman"/>
                </w:rPr>
                <w:t>Wind en</w:t>
              </w:r>
            </w:ins>
            <w:ins w:id="4" w:author="Kai Heussen" w:date="2025-01-08T10:52:00Z" w16du:dateUtc="2025-01-08T09:52:00Z">
              <w:r>
                <w:rPr>
                  <w:rFonts w:ascii="Times New Roman" w:hAnsi="Times New Roman" w:cs="Times New Roman"/>
                </w:rPr>
                <w:t>ergy (Soria)</w:t>
              </w:r>
            </w:ins>
          </w:p>
          <w:p w14:paraId="78F5E98C" w14:textId="61BB53B1" w:rsidR="00026856" w:rsidRPr="00026856" w:rsidRDefault="00026856">
            <w:pPr>
              <w:pStyle w:val="ListParagraph"/>
              <w:numPr>
                <w:ilvl w:val="1"/>
                <w:numId w:val="88"/>
              </w:numPr>
              <w:jc w:val="both"/>
              <w:rPr>
                <w:ins w:id="5" w:author="Kai Heussen" w:date="2025-01-08T10:52:00Z" w16du:dateUtc="2025-01-08T09:52:00Z"/>
                <w:rFonts w:ascii="Times New Roman" w:hAnsi="Times New Roman" w:cs="Times New Roman"/>
                <w:i/>
                <w:iCs/>
                <w:rPrChange w:id="6" w:author="Kai Heussen" w:date="2025-01-08T10:57:00Z" w16du:dateUtc="2025-01-08T09:57:00Z">
                  <w:rPr>
                    <w:ins w:id="7" w:author="Kai Heussen" w:date="2025-01-08T10:52:00Z" w16du:dateUtc="2025-01-08T09:52:00Z"/>
                    <w:rFonts w:ascii="Times New Roman" w:hAnsi="Times New Roman" w:cs="Times New Roman"/>
                  </w:rPr>
                </w:rPrChange>
              </w:rPr>
              <w:pPrChange w:id="8" w:author="Kai Heussen" w:date="2025-01-08T10:55:00Z" w16du:dateUtc="2025-01-08T09:55:00Z">
                <w:pPr>
                  <w:pStyle w:val="ListParagraph"/>
                  <w:numPr>
                    <w:numId w:val="88"/>
                  </w:numPr>
                  <w:ind w:hanging="360"/>
                  <w:jc w:val="both"/>
                </w:pPr>
              </w:pPrChange>
            </w:pPr>
            <w:ins w:id="9" w:author="Kai Heussen" w:date="2025-01-08T10:55:00Z" w16du:dateUtc="2025-01-08T09:55:00Z">
              <w:r w:rsidRPr="00026856">
                <w:rPr>
                  <w:rFonts w:ascii="Times New Roman" w:hAnsi="Times New Roman" w:cs="Times New Roman"/>
                  <w:i/>
                  <w:iCs/>
                  <w:rPrChange w:id="10" w:author="Kai Heussen" w:date="2025-01-08T10:57:00Z" w16du:dateUtc="2025-01-08T09:57:00Z">
                    <w:rPr>
                      <w:rFonts w:ascii="Times New Roman" w:hAnsi="Times New Roman" w:cs="Times New Roman"/>
                    </w:rPr>
                  </w:rPrChange>
                </w:rPr>
                <w:t xml:space="preserve">Wind speed </w:t>
              </w:r>
            </w:ins>
            <w:ins w:id="11" w:author="Kai Heussen" w:date="2025-01-08T11:28:00Z" w16du:dateUtc="2025-01-08T10:28:00Z">
              <w:r w:rsidR="005A70ED">
                <w:rPr>
                  <w:rFonts w:ascii="Times New Roman" w:hAnsi="Times New Roman" w:cs="Times New Roman"/>
                  <w:i/>
                  <w:iCs/>
                </w:rPr>
                <w:t xml:space="preserve">(offers sizing) </w:t>
              </w:r>
            </w:ins>
            <w:ins w:id="12" w:author="Kai Heussen" w:date="2025-01-08T10:55:00Z" w16du:dateUtc="2025-01-08T09:55:00Z">
              <w:r w:rsidRPr="00026856">
                <w:rPr>
                  <w:rFonts w:ascii="Times New Roman" w:hAnsi="Times New Roman" w:cs="Times New Roman"/>
                  <w:i/>
                  <w:iCs/>
                  <w:rPrChange w:id="13" w:author="Kai Heussen" w:date="2025-01-08T10:57:00Z" w16du:dateUtc="2025-01-08T09:57:00Z">
                    <w:rPr>
                      <w:rFonts w:ascii="Times New Roman" w:hAnsi="Times New Roman" w:cs="Times New Roman"/>
                    </w:rPr>
                  </w:rPrChange>
                </w:rPr>
                <w:t xml:space="preserve">or wind power </w:t>
              </w:r>
            </w:ins>
            <w:ins w:id="14" w:author="Kai Heussen" w:date="2025-01-08T10:57:00Z" w16du:dateUtc="2025-01-08T09:57:00Z">
              <w:r w:rsidRPr="00026856">
                <w:rPr>
                  <w:rFonts w:ascii="Times New Roman" w:hAnsi="Times New Roman" w:cs="Times New Roman"/>
                  <w:i/>
                  <w:iCs/>
                  <w:rPrChange w:id="15" w:author="Kai Heussen" w:date="2025-01-08T10:57:00Z" w16du:dateUtc="2025-01-08T09:57:00Z">
                    <w:rPr>
                      <w:rFonts w:ascii="Times New Roman" w:hAnsi="Times New Roman" w:cs="Times New Roman"/>
                    </w:rPr>
                  </w:rPrChange>
                </w:rPr>
                <w:t xml:space="preserve">profile </w:t>
              </w:r>
            </w:ins>
            <w:ins w:id="16" w:author="Kai Heussen" w:date="2025-01-08T11:28:00Z" w16du:dateUtc="2025-01-08T10:28:00Z">
              <w:r w:rsidR="005A70ED">
                <w:rPr>
                  <w:rFonts w:ascii="Times New Roman" w:hAnsi="Times New Roman" w:cs="Times New Roman"/>
                  <w:i/>
                  <w:iCs/>
                </w:rPr>
                <w:t>(negative load)</w:t>
              </w:r>
            </w:ins>
            <w:ins w:id="17" w:author="Kai Heussen" w:date="2025-01-08T10:55:00Z" w16du:dateUtc="2025-01-08T09:55:00Z">
              <w:r w:rsidRPr="00026856">
                <w:rPr>
                  <w:rFonts w:ascii="Times New Roman" w:hAnsi="Times New Roman" w:cs="Times New Roman"/>
                  <w:i/>
                  <w:iCs/>
                  <w:rPrChange w:id="18" w:author="Kai Heussen" w:date="2025-01-08T10:57:00Z" w16du:dateUtc="2025-01-08T09:57:00Z">
                    <w:rPr>
                      <w:rFonts w:ascii="Times New Roman" w:hAnsi="Times New Roman" w:cs="Times New Roman"/>
                    </w:rPr>
                  </w:rPrChange>
                </w:rPr>
                <w:t>?</w:t>
              </w:r>
            </w:ins>
          </w:p>
          <w:p w14:paraId="5D7171AF" w14:textId="3E8AE22A" w:rsidR="00026856" w:rsidRPr="00026856" w:rsidDel="00443D8D" w:rsidRDefault="00026856">
            <w:pPr>
              <w:pStyle w:val="ListParagraph"/>
              <w:numPr>
                <w:ilvl w:val="1"/>
                <w:numId w:val="88"/>
              </w:numPr>
              <w:jc w:val="both"/>
              <w:rPr>
                <w:del w:id="19" w:author="Kai Heussen" w:date="2025-01-08T11:05:00Z" w16du:dateUtc="2025-01-08T10:05:00Z"/>
                <w:rFonts w:ascii="Times New Roman" w:hAnsi="Times New Roman" w:cs="Times New Roman"/>
                <w:i/>
                <w:iCs/>
                <w:rPrChange w:id="20" w:author="Kai Heussen" w:date="2025-01-08T11:00:00Z" w16du:dateUtc="2025-01-08T10:00:00Z">
                  <w:rPr>
                    <w:del w:id="21" w:author="Kai Heussen" w:date="2025-01-08T11:05:00Z" w16du:dateUtc="2025-01-08T10:05:00Z"/>
                    <w:rFonts w:ascii="Times New Roman" w:hAnsi="Times New Roman" w:cs="Times New Roman"/>
                  </w:rPr>
                </w:rPrChange>
              </w:rPr>
              <w:pPrChange w:id="22" w:author="Kai Heussen" w:date="2025-01-08T10:59:00Z" w16du:dateUtc="2025-01-08T09:59:00Z">
                <w:pPr>
                  <w:pStyle w:val="ListParagraph"/>
                  <w:numPr>
                    <w:numId w:val="88"/>
                  </w:numPr>
                  <w:ind w:hanging="360"/>
                  <w:jc w:val="both"/>
                </w:pPr>
              </w:pPrChange>
            </w:pPr>
          </w:p>
          <w:p w14:paraId="41A4C020" w14:textId="77777777" w:rsidR="0053389F" w:rsidRDefault="0053389F" w:rsidP="0053389F">
            <w:pPr>
              <w:pStyle w:val="ListParagraph"/>
              <w:numPr>
                <w:ilvl w:val="0"/>
                <w:numId w:val="88"/>
              </w:numPr>
              <w:jc w:val="both"/>
              <w:rPr>
                <w:ins w:id="23" w:author="Kai Heussen" w:date="2025-01-08T10:54:00Z" w16du:dateUtc="2025-01-08T09:54:00Z"/>
                <w:rFonts w:ascii="Times New Roman" w:hAnsi="Times New Roman" w:cs="Times New Roman"/>
              </w:rPr>
            </w:pPr>
            <w:r w:rsidRPr="006A6F6D">
              <w:rPr>
                <w:rFonts w:ascii="Times New Roman" w:hAnsi="Times New Roman" w:cs="Times New Roman"/>
              </w:rPr>
              <w:t>Solar PV</w:t>
            </w:r>
          </w:p>
          <w:p w14:paraId="7080E4F4" w14:textId="646F7641" w:rsidR="00026856" w:rsidRPr="00026856" w:rsidRDefault="00026856">
            <w:pPr>
              <w:pStyle w:val="ListParagraph"/>
              <w:numPr>
                <w:ilvl w:val="1"/>
                <w:numId w:val="88"/>
              </w:numPr>
              <w:jc w:val="both"/>
              <w:rPr>
                <w:rFonts w:ascii="Times New Roman" w:hAnsi="Times New Roman" w:cs="Times New Roman"/>
                <w:i/>
                <w:iCs/>
                <w:rPrChange w:id="24" w:author="Kai Heussen" w:date="2025-01-08T10:57:00Z" w16du:dateUtc="2025-01-08T09:57:00Z">
                  <w:rPr>
                    <w:rFonts w:ascii="Times New Roman" w:hAnsi="Times New Roman" w:cs="Times New Roman"/>
                  </w:rPr>
                </w:rPrChange>
              </w:rPr>
              <w:pPrChange w:id="25" w:author="Kai Heussen" w:date="2025-01-08T10:54:00Z" w16du:dateUtc="2025-01-08T09:54:00Z">
                <w:pPr>
                  <w:pStyle w:val="ListParagraph"/>
                  <w:numPr>
                    <w:numId w:val="88"/>
                  </w:numPr>
                  <w:ind w:hanging="360"/>
                  <w:jc w:val="both"/>
                </w:pPr>
              </w:pPrChange>
            </w:pPr>
            <w:ins w:id="26" w:author="Kai Heussen" w:date="2025-01-08T10:54:00Z" w16du:dateUtc="2025-01-08T09:54:00Z">
              <w:r w:rsidRPr="00026856">
                <w:rPr>
                  <w:rFonts w:ascii="Times New Roman" w:hAnsi="Times New Roman" w:cs="Times New Roman"/>
                  <w:i/>
                  <w:iCs/>
                  <w:rPrChange w:id="27" w:author="Kai Heussen" w:date="2025-01-08T10:57:00Z" w16du:dateUtc="2025-01-08T09:57:00Z">
                    <w:rPr>
                      <w:rFonts w:ascii="Times New Roman" w:hAnsi="Times New Roman" w:cs="Times New Roman"/>
                    </w:rPr>
                  </w:rPrChange>
                </w:rPr>
                <w:t>Irra</w:t>
              </w:r>
            </w:ins>
            <w:ins w:id="28" w:author="Kai Heussen" w:date="2025-01-08T10:55:00Z" w16du:dateUtc="2025-01-08T09:55:00Z">
              <w:r w:rsidRPr="00026856">
                <w:rPr>
                  <w:rFonts w:ascii="Times New Roman" w:hAnsi="Times New Roman" w:cs="Times New Roman"/>
                  <w:i/>
                  <w:iCs/>
                  <w:rPrChange w:id="29" w:author="Kai Heussen" w:date="2025-01-08T10:57:00Z" w16du:dateUtc="2025-01-08T09:57:00Z">
                    <w:rPr>
                      <w:rFonts w:ascii="Times New Roman" w:hAnsi="Times New Roman" w:cs="Times New Roman"/>
                    </w:rPr>
                  </w:rPrChange>
                </w:rPr>
                <w:t>diance or Power profile?</w:t>
              </w:r>
            </w:ins>
          </w:p>
          <w:p w14:paraId="686B59C6" w14:textId="77777777" w:rsidR="0053389F" w:rsidRDefault="0053389F" w:rsidP="0053389F">
            <w:pPr>
              <w:pStyle w:val="ListParagraph"/>
              <w:numPr>
                <w:ilvl w:val="0"/>
                <w:numId w:val="88"/>
              </w:numPr>
              <w:jc w:val="both"/>
              <w:rPr>
                <w:ins w:id="30" w:author="Kai Heussen" w:date="2025-01-08T10:56:00Z" w16du:dateUtc="2025-01-08T09:56:00Z"/>
                <w:rFonts w:ascii="Times New Roman" w:hAnsi="Times New Roman" w:cs="Times New Roman"/>
              </w:rPr>
            </w:pPr>
            <w:r w:rsidRPr="006A6F6D">
              <w:rPr>
                <w:rFonts w:ascii="Times New Roman" w:hAnsi="Times New Roman" w:cs="Times New Roman"/>
              </w:rPr>
              <w:t>Solar thermal</w:t>
            </w:r>
          </w:p>
          <w:p w14:paraId="40677290" w14:textId="4B0ACA78" w:rsidR="00026856" w:rsidRDefault="00026856" w:rsidP="00026856">
            <w:pPr>
              <w:pStyle w:val="ListParagraph"/>
              <w:numPr>
                <w:ilvl w:val="1"/>
                <w:numId w:val="88"/>
              </w:numPr>
              <w:jc w:val="both"/>
              <w:rPr>
                <w:ins w:id="31" w:author="Kai Heussen" w:date="2025-01-08T11:32:00Z" w16du:dateUtc="2025-01-08T10:32:00Z"/>
                <w:rFonts w:ascii="Times New Roman" w:hAnsi="Times New Roman" w:cs="Times New Roman"/>
                <w:i/>
                <w:iCs/>
              </w:rPr>
            </w:pPr>
            <w:ins w:id="32" w:author="Kai Heussen" w:date="2025-01-08T10:56:00Z" w16du:dateUtc="2025-01-08T09:56:00Z">
              <w:r w:rsidRPr="00026856">
                <w:rPr>
                  <w:rFonts w:ascii="Times New Roman" w:hAnsi="Times New Roman" w:cs="Times New Roman"/>
                  <w:i/>
                  <w:iCs/>
                  <w:rPrChange w:id="33" w:author="Kai Heussen" w:date="2025-01-08T10:57:00Z" w16du:dateUtc="2025-01-08T09:57:00Z">
                    <w:rPr>
                      <w:rFonts w:ascii="Times New Roman" w:hAnsi="Times New Roman" w:cs="Times New Roman"/>
                    </w:rPr>
                  </w:rPrChange>
                </w:rPr>
                <w:t>Thermal power (provided by Raffaele for Soria and Portici)</w:t>
              </w:r>
            </w:ins>
            <w:ins w:id="34" w:author="Kai Heussen" w:date="2025-01-08T11:28:00Z" w16du:dateUtc="2025-01-08T10:28:00Z">
              <w:r w:rsidR="005A70ED">
                <w:rPr>
                  <w:rFonts w:ascii="Times New Roman" w:hAnsi="Times New Roman" w:cs="Times New Roman"/>
                  <w:i/>
                  <w:iCs/>
                </w:rPr>
                <w:t>(negativ</w:t>
              </w:r>
            </w:ins>
            <w:ins w:id="35" w:author="Kai Heussen" w:date="2025-01-08T11:29:00Z" w16du:dateUtc="2025-01-08T10:29:00Z">
              <w:r w:rsidR="005A70ED">
                <w:rPr>
                  <w:rFonts w:ascii="Times New Roman" w:hAnsi="Times New Roman" w:cs="Times New Roman"/>
                  <w:i/>
                  <w:iCs/>
                </w:rPr>
                <w:t>e thermal load)</w:t>
              </w:r>
              <w:r w:rsidR="005A70ED">
                <w:rPr>
                  <w:rFonts w:ascii="Times New Roman" w:hAnsi="Times New Roman" w:cs="Times New Roman"/>
                  <w:i/>
                  <w:iCs/>
                </w:rPr>
                <w:br/>
              </w:r>
            </w:ins>
            <w:ins w:id="36" w:author="Kai Heussen" w:date="2025-01-08T10:56:00Z" w16du:dateUtc="2025-01-08T09:56:00Z">
              <w:r w:rsidRPr="00026856">
                <w:rPr>
                  <w:rFonts w:ascii="Times New Roman" w:hAnsi="Times New Roman" w:cs="Times New Roman"/>
                  <w:i/>
                  <w:iCs/>
                  <w:rPrChange w:id="37" w:author="Kai Heussen" w:date="2025-01-08T10:57:00Z" w16du:dateUtc="2025-01-08T09:57:00Z">
                    <w:rPr>
                      <w:rFonts w:ascii="Times New Roman" w:hAnsi="Times New Roman" w:cs="Times New Roman"/>
                    </w:rPr>
                  </w:rPrChange>
                </w:rPr>
                <w:t xml:space="preserve"> or Irradiance?</w:t>
              </w:r>
            </w:ins>
          </w:p>
          <w:p w14:paraId="6244A930" w14:textId="1D64F827" w:rsidR="005A70ED" w:rsidRPr="005A70ED" w:rsidRDefault="005A70ED">
            <w:pPr>
              <w:pStyle w:val="ListParagraph"/>
              <w:numPr>
                <w:ilvl w:val="1"/>
                <w:numId w:val="88"/>
              </w:numPr>
              <w:jc w:val="both"/>
              <w:rPr>
                <w:rFonts w:ascii="Times New Roman" w:hAnsi="Times New Roman" w:cs="Times New Roman"/>
                <w:i/>
                <w:iCs/>
                <w:highlight w:val="yellow"/>
                <w:rPrChange w:id="38" w:author="Kai Heussen" w:date="2025-01-08T11:32:00Z" w16du:dateUtc="2025-01-08T10:32:00Z">
                  <w:rPr>
                    <w:rFonts w:ascii="Times New Roman" w:hAnsi="Times New Roman" w:cs="Times New Roman"/>
                  </w:rPr>
                </w:rPrChange>
              </w:rPr>
              <w:pPrChange w:id="39" w:author="Kai Heussen" w:date="2025-01-08T10:56:00Z" w16du:dateUtc="2025-01-08T09:56:00Z">
                <w:pPr>
                  <w:pStyle w:val="ListParagraph"/>
                  <w:numPr>
                    <w:numId w:val="88"/>
                  </w:numPr>
                  <w:ind w:hanging="360"/>
                  <w:jc w:val="both"/>
                </w:pPr>
              </w:pPrChange>
            </w:pPr>
            <w:ins w:id="40" w:author="Kai Heussen" w:date="2025-01-08T11:32:00Z" w16du:dateUtc="2025-01-08T10:32:00Z">
              <w:r w:rsidRPr="005A70ED">
                <w:rPr>
                  <w:rFonts w:ascii="Times New Roman" w:hAnsi="Times New Roman" w:cs="Times New Roman"/>
                  <w:i/>
                  <w:iCs/>
                  <w:highlight w:val="yellow"/>
                  <w:rPrChange w:id="41" w:author="Kai Heussen" w:date="2025-01-08T11:32:00Z" w16du:dateUtc="2025-01-08T10:32:00Z">
                    <w:rPr>
                      <w:rFonts w:ascii="Times New Roman" w:hAnsi="Times New Roman" w:cs="Times New Roman"/>
                      <w:i/>
                      <w:iCs/>
                    </w:rPr>
                  </w:rPrChange>
                </w:rPr>
                <w:t>Rankine cycle turbine ???</w:t>
              </w:r>
            </w:ins>
            <w:ins w:id="42" w:author="Kai Heussen" w:date="2025-01-08T11:36:00Z" w16du:dateUtc="2025-01-08T10:36:00Z">
              <w:r w:rsidR="002A209A">
                <w:rPr>
                  <w:rFonts w:ascii="Times New Roman" w:hAnsi="Times New Roman" w:cs="Times New Roman"/>
                  <w:i/>
                  <w:iCs/>
                  <w:highlight w:val="yellow"/>
                </w:rPr>
                <w:t>--&gt; electricity</w:t>
              </w:r>
            </w:ins>
          </w:p>
          <w:p w14:paraId="795FEC13" w14:textId="77777777" w:rsidR="0053389F" w:rsidRPr="006A6F6D" w:rsidRDefault="0053389F" w:rsidP="0053389F">
            <w:pPr>
              <w:pStyle w:val="ListParagraph"/>
              <w:numPr>
                <w:ilvl w:val="0"/>
                <w:numId w:val="88"/>
              </w:numPr>
              <w:jc w:val="both"/>
              <w:rPr>
                <w:rFonts w:ascii="Times New Roman" w:hAnsi="Times New Roman" w:cs="Times New Roman"/>
              </w:rPr>
            </w:pPr>
            <w:r w:rsidRPr="006A6F6D">
              <w:rPr>
                <w:rFonts w:ascii="Times New Roman" w:hAnsi="Times New Roman" w:cs="Times New Roman"/>
              </w:rPr>
              <w:t>Reversible heat pump</w:t>
            </w:r>
          </w:p>
          <w:p w14:paraId="6FF08B5D" w14:textId="77777777" w:rsidR="0053389F" w:rsidRPr="006A6F6D" w:rsidRDefault="0053389F" w:rsidP="0053389F">
            <w:pPr>
              <w:pStyle w:val="ListParagraph"/>
              <w:numPr>
                <w:ilvl w:val="0"/>
                <w:numId w:val="88"/>
              </w:numPr>
              <w:jc w:val="both"/>
              <w:rPr>
                <w:rFonts w:ascii="Times New Roman" w:hAnsi="Times New Roman" w:cs="Times New Roman"/>
              </w:rPr>
            </w:pPr>
            <w:r w:rsidRPr="006A6F6D">
              <w:rPr>
                <w:rFonts w:ascii="Times New Roman" w:hAnsi="Times New Roman" w:cs="Times New Roman"/>
              </w:rPr>
              <w:t>Absorption chiller</w:t>
            </w:r>
          </w:p>
          <w:p w14:paraId="7A1F4F5D" w14:textId="77777777" w:rsidR="0053389F" w:rsidRDefault="0053389F" w:rsidP="0053389F">
            <w:pPr>
              <w:pStyle w:val="ListParagraph"/>
              <w:numPr>
                <w:ilvl w:val="0"/>
                <w:numId w:val="88"/>
              </w:numPr>
              <w:jc w:val="both"/>
              <w:rPr>
                <w:ins w:id="43" w:author="Kai Heussen" w:date="2025-01-08T11:05:00Z" w16du:dateUtc="2025-01-08T10:05:00Z"/>
                <w:rFonts w:ascii="Times New Roman" w:hAnsi="Times New Roman" w:cs="Times New Roman"/>
              </w:rPr>
            </w:pPr>
            <w:r w:rsidRPr="006A6F6D">
              <w:rPr>
                <w:rFonts w:ascii="Times New Roman" w:hAnsi="Times New Roman" w:cs="Times New Roman"/>
              </w:rPr>
              <w:t>Battery</w:t>
            </w:r>
          </w:p>
          <w:p w14:paraId="0B10680D" w14:textId="77777777" w:rsidR="00443D8D" w:rsidRDefault="00443D8D" w:rsidP="00443D8D">
            <w:pPr>
              <w:pStyle w:val="ListParagraph"/>
              <w:numPr>
                <w:ilvl w:val="0"/>
                <w:numId w:val="88"/>
              </w:numPr>
              <w:spacing w:after="160" w:line="259" w:lineRule="auto"/>
              <w:jc w:val="both"/>
              <w:rPr>
                <w:ins w:id="44" w:author="Kai Heussen" w:date="2025-01-08T11:06:00Z" w16du:dateUtc="2025-01-08T10:06:00Z"/>
                <w:rFonts w:ascii="Times New Roman" w:hAnsi="Times New Roman" w:cs="Times New Roman"/>
              </w:rPr>
            </w:pPr>
            <w:ins w:id="45" w:author="Kai Heussen" w:date="2025-01-08T11:06:00Z" w16du:dateUtc="2025-01-08T10:06:00Z">
              <w:r>
                <w:rPr>
                  <w:rFonts w:ascii="Times New Roman" w:hAnsi="Times New Roman" w:cs="Times New Roman"/>
                </w:rPr>
                <w:t>Hydro pumped energy storage</w:t>
              </w:r>
            </w:ins>
          </w:p>
          <w:p w14:paraId="0F7462BD" w14:textId="77777777" w:rsidR="00443D8D" w:rsidRDefault="00443D8D" w:rsidP="00443D8D">
            <w:pPr>
              <w:pStyle w:val="ListParagraph"/>
              <w:numPr>
                <w:ilvl w:val="1"/>
                <w:numId w:val="88"/>
              </w:numPr>
              <w:spacing w:after="160" w:line="259" w:lineRule="auto"/>
              <w:jc w:val="both"/>
              <w:rPr>
                <w:ins w:id="46" w:author="Kai Heussen" w:date="2025-01-08T11:06:00Z" w16du:dateUtc="2025-01-08T10:06:00Z"/>
                <w:rFonts w:ascii="Times New Roman" w:hAnsi="Times New Roman" w:cs="Times New Roman"/>
              </w:rPr>
            </w:pPr>
            <w:ins w:id="47" w:author="Kai Heussen" w:date="2025-01-08T11:06:00Z" w16du:dateUtc="2025-01-08T10:06:00Z">
              <w:r>
                <w:rPr>
                  <w:rFonts w:ascii="Times New Roman" w:hAnsi="Times New Roman" w:cs="Times New Roman"/>
                </w:rPr>
                <w:t xml:space="preserve">Options: </w:t>
              </w:r>
              <w:r w:rsidRPr="006C1340">
                <w:rPr>
                  <w:rFonts w:ascii="Times New Roman" w:hAnsi="Times New Roman" w:cs="Times New Roman"/>
                  <w:i/>
                  <w:iCs/>
                </w:rPr>
                <w:t>b) could be modelled as a battery</w:t>
              </w:r>
            </w:ins>
          </w:p>
          <w:p w14:paraId="7EFC9FFC" w14:textId="77777777" w:rsidR="00443D8D" w:rsidRDefault="00443D8D" w:rsidP="00443D8D">
            <w:pPr>
              <w:pStyle w:val="ListParagraph"/>
              <w:numPr>
                <w:ilvl w:val="0"/>
                <w:numId w:val="88"/>
              </w:numPr>
              <w:spacing w:after="160" w:line="259" w:lineRule="auto"/>
              <w:jc w:val="both"/>
              <w:rPr>
                <w:ins w:id="48" w:author="Kai Heussen" w:date="2025-01-08T11:06:00Z" w16du:dateUtc="2025-01-08T10:06:00Z"/>
                <w:rFonts w:ascii="Times New Roman" w:hAnsi="Times New Roman" w:cs="Times New Roman"/>
              </w:rPr>
            </w:pPr>
            <w:ins w:id="49" w:author="Kai Heussen" w:date="2025-01-08T11:06:00Z" w16du:dateUtc="2025-01-08T10:06:00Z">
              <w:r>
                <w:rPr>
                  <w:rFonts w:ascii="Times New Roman" w:hAnsi="Times New Roman" w:cs="Times New Roman"/>
                </w:rPr>
                <w:t>Supercapacitor</w:t>
              </w:r>
            </w:ins>
          </w:p>
          <w:p w14:paraId="3C9270A5" w14:textId="77777777" w:rsidR="00443D8D" w:rsidRPr="006C1340" w:rsidRDefault="00443D8D" w:rsidP="00443D8D">
            <w:pPr>
              <w:pStyle w:val="ListParagraph"/>
              <w:numPr>
                <w:ilvl w:val="1"/>
                <w:numId w:val="88"/>
              </w:numPr>
              <w:spacing w:after="160" w:line="259" w:lineRule="auto"/>
              <w:jc w:val="both"/>
              <w:rPr>
                <w:ins w:id="50" w:author="Kai Heussen" w:date="2025-01-08T11:06:00Z" w16du:dateUtc="2025-01-08T10:06:00Z"/>
                <w:rFonts w:ascii="Times New Roman" w:hAnsi="Times New Roman" w:cs="Times New Roman"/>
                <w:i/>
                <w:iCs/>
              </w:rPr>
            </w:pPr>
            <w:ins w:id="51" w:author="Kai Heussen" w:date="2025-01-08T11:06:00Z" w16du:dateUtc="2025-01-08T10:06:00Z">
              <w:r w:rsidRPr="006C1340">
                <w:rPr>
                  <w:rFonts w:ascii="Times New Roman" w:hAnsi="Times New Roman" w:cs="Times New Roman"/>
                  <w:i/>
                  <w:iCs/>
                </w:rPr>
                <w:t>Options: a) could be ignored /eliminated b) could be modelled as a battery</w:t>
              </w:r>
            </w:ins>
          </w:p>
          <w:p w14:paraId="0B5E7691" w14:textId="75EC610F" w:rsidR="00443D8D" w:rsidRPr="006A6F6D" w:rsidDel="00443D8D" w:rsidRDefault="00443D8D" w:rsidP="0053389F">
            <w:pPr>
              <w:pStyle w:val="ListParagraph"/>
              <w:numPr>
                <w:ilvl w:val="0"/>
                <w:numId w:val="88"/>
              </w:numPr>
              <w:jc w:val="both"/>
              <w:rPr>
                <w:del w:id="52" w:author="Kai Heussen" w:date="2025-01-08T11:06:00Z" w16du:dateUtc="2025-01-08T10:06:00Z"/>
                <w:rFonts w:ascii="Times New Roman" w:hAnsi="Times New Roman" w:cs="Times New Roman"/>
              </w:rPr>
            </w:pPr>
          </w:p>
          <w:p w14:paraId="1E34A83C" w14:textId="77777777" w:rsidR="0053389F" w:rsidRDefault="0053389F" w:rsidP="0053389F">
            <w:pPr>
              <w:pStyle w:val="ListParagraph"/>
              <w:numPr>
                <w:ilvl w:val="0"/>
                <w:numId w:val="88"/>
              </w:numPr>
              <w:jc w:val="both"/>
              <w:rPr>
                <w:ins w:id="53" w:author="Kai Heussen" w:date="2025-01-08T10:52:00Z" w16du:dateUtc="2025-01-08T09:52:00Z"/>
                <w:rFonts w:ascii="Times New Roman" w:hAnsi="Times New Roman" w:cs="Times New Roman"/>
              </w:rPr>
            </w:pPr>
            <w:r w:rsidRPr="006A6F6D">
              <w:rPr>
                <w:rFonts w:ascii="Times New Roman" w:hAnsi="Times New Roman" w:cs="Times New Roman"/>
              </w:rPr>
              <w:t>Thermal storage for heating and cooling</w:t>
            </w:r>
          </w:p>
          <w:p w14:paraId="415DB635" w14:textId="204CEE8F" w:rsidR="00026856" w:rsidRPr="00026856" w:rsidRDefault="00026856">
            <w:pPr>
              <w:pStyle w:val="ListParagraph"/>
              <w:numPr>
                <w:ilvl w:val="1"/>
                <w:numId w:val="88"/>
              </w:numPr>
              <w:jc w:val="both"/>
              <w:rPr>
                <w:rFonts w:ascii="Times New Roman" w:hAnsi="Times New Roman" w:cs="Times New Roman"/>
                <w:i/>
                <w:iCs/>
                <w:rPrChange w:id="54" w:author="Kai Heussen" w:date="2025-01-08T10:57:00Z" w16du:dateUtc="2025-01-08T09:57:00Z">
                  <w:rPr>
                    <w:rFonts w:ascii="Times New Roman" w:hAnsi="Times New Roman" w:cs="Times New Roman"/>
                  </w:rPr>
                </w:rPrChange>
              </w:rPr>
              <w:pPrChange w:id="55" w:author="Kai Heussen" w:date="2025-01-08T10:53:00Z" w16du:dateUtc="2025-01-08T09:53:00Z">
                <w:pPr>
                  <w:pStyle w:val="ListParagraph"/>
                  <w:numPr>
                    <w:numId w:val="88"/>
                  </w:numPr>
                  <w:ind w:hanging="360"/>
                  <w:jc w:val="both"/>
                </w:pPr>
              </w:pPrChange>
            </w:pPr>
            <w:ins w:id="56" w:author="Kai Heussen" w:date="2025-01-08T10:53:00Z" w16du:dateUtc="2025-01-08T09:53:00Z">
              <w:r w:rsidRPr="00026856">
                <w:rPr>
                  <w:rFonts w:ascii="Times New Roman" w:hAnsi="Times New Roman" w:cs="Times New Roman"/>
                  <w:i/>
                  <w:iCs/>
                  <w:rPrChange w:id="57" w:author="Kai Heussen" w:date="2025-01-08T10:57:00Z" w16du:dateUtc="2025-01-08T09:57:00Z">
                    <w:rPr>
                      <w:rFonts w:ascii="Times New Roman" w:hAnsi="Times New Roman" w:cs="Times New Roman"/>
                    </w:rPr>
                  </w:rPrChange>
                </w:rPr>
                <w:t>Using a phase-change material</w:t>
              </w:r>
            </w:ins>
            <w:ins w:id="58" w:author="Kai Heussen" w:date="2025-01-08T10:57:00Z" w16du:dateUtc="2025-01-08T09:57:00Z">
              <w:r w:rsidRPr="00026856">
                <w:rPr>
                  <w:rFonts w:ascii="Times New Roman" w:hAnsi="Times New Roman" w:cs="Times New Roman"/>
                  <w:i/>
                  <w:iCs/>
                  <w:rPrChange w:id="59" w:author="Kai Heussen" w:date="2025-01-08T10:57:00Z" w16du:dateUtc="2025-01-08T09:57:00Z">
                    <w:rPr>
                      <w:rFonts w:ascii="Times New Roman" w:hAnsi="Times New Roman" w:cs="Times New Roman"/>
                    </w:rPr>
                  </w:rPrChange>
                </w:rPr>
                <w:t>?</w:t>
              </w:r>
            </w:ins>
          </w:p>
          <w:p w14:paraId="6526CC9A" w14:textId="77777777" w:rsidR="0053389F" w:rsidRPr="006A6F6D" w:rsidRDefault="0053389F" w:rsidP="0053389F">
            <w:pPr>
              <w:pStyle w:val="ListParagraph"/>
              <w:numPr>
                <w:ilvl w:val="0"/>
                <w:numId w:val="88"/>
              </w:numPr>
              <w:jc w:val="both"/>
              <w:rPr>
                <w:rFonts w:ascii="Times New Roman" w:hAnsi="Times New Roman" w:cs="Times New Roman"/>
              </w:rPr>
            </w:pPr>
            <w:r w:rsidRPr="006A6F6D">
              <w:rPr>
                <w:rFonts w:ascii="Times New Roman" w:hAnsi="Times New Roman" w:cs="Times New Roman"/>
              </w:rPr>
              <w:t>Hydrogen storage</w:t>
            </w:r>
          </w:p>
          <w:p w14:paraId="595AAA11" w14:textId="1C8422BD" w:rsidR="0053389F" w:rsidRPr="007C6446" w:rsidRDefault="0053389F" w:rsidP="0053389F">
            <w:pPr>
              <w:rPr>
                <w:rFonts w:ascii="Times New Roman" w:hAnsi="Times New Roman" w:cs="Times New Roman"/>
              </w:rPr>
            </w:pPr>
            <w:r w:rsidRPr="006A6F6D">
              <w:rPr>
                <w:rFonts w:ascii="Times New Roman" w:hAnsi="Times New Roman" w:cs="Times New Roman"/>
                <w:bCs/>
                <w:iCs/>
              </w:rPr>
              <w:t>PEVs (only for Optimal management of EVs in multi-carrier energy systems with multi-objective approach tool)</w:t>
            </w:r>
          </w:p>
        </w:tc>
      </w:tr>
      <w:tr w:rsidR="0053389F" w14:paraId="6913165B" w14:textId="77777777" w:rsidTr="00383C62">
        <w:tc>
          <w:tcPr>
            <w:tcW w:w="9622" w:type="dxa"/>
          </w:tcPr>
          <w:p w14:paraId="2610AEEA" w14:textId="77777777" w:rsidR="0053389F" w:rsidRPr="007A0AE3" w:rsidRDefault="0053389F" w:rsidP="0053389F">
            <w:pPr>
              <w:rPr>
                <w:b/>
                <w:bCs/>
              </w:rPr>
            </w:pPr>
            <w:r>
              <w:rPr>
                <w:b/>
                <w:bCs/>
              </w:rPr>
              <w:t>O</w:t>
            </w:r>
            <w:r w:rsidRPr="338B35B0">
              <w:rPr>
                <w:b/>
                <w:bCs/>
              </w:rPr>
              <w:t>bjective function(s) of optimisation proble</w:t>
            </w:r>
            <w:r>
              <w:rPr>
                <w:b/>
                <w:bCs/>
              </w:rPr>
              <w:t>m</w:t>
            </w:r>
          </w:p>
        </w:tc>
      </w:tr>
      <w:tr w:rsidR="0053389F" w14:paraId="624FD6DB" w14:textId="77777777" w:rsidTr="00383C62">
        <w:tc>
          <w:tcPr>
            <w:tcW w:w="9622" w:type="dxa"/>
          </w:tcPr>
          <w:p w14:paraId="1C4D889D" w14:textId="61488960" w:rsidR="0053389F" w:rsidRPr="007C6446" w:rsidRDefault="0053389F" w:rsidP="0053389F">
            <w:pPr>
              <w:rPr>
                <w:rFonts w:ascii="Times New Roman" w:hAnsi="Times New Roman" w:cs="Times New Roman"/>
                <w:bCs/>
                <w:iCs/>
              </w:rPr>
            </w:pPr>
            <w:r w:rsidRPr="007C6446">
              <w:rPr>
                <w:rFonts w:ascii="Times New Roman" w:hAnsi="Times New Roman" w:cs="Times New Roman"/>
                <w:bCs/>
                <w:iCs/>
              </w:rPr>
              <w:t>The proposed tool allows to find the optimal expected operation strategies of the system while considering short- and long-term objectives.</w:t>
            </w:r>
          </w:p>
          <w:p w14:paraId="657EA38F" w14:textId="77777777" w:rsidR="0053389F" w:rsidRPr="007C6446" w:rsidRDefault="0053389F" w:rsidP="0053389F">
            <w:pPr>
              <w:rPr>
                <w:rFonts w:ascii="Times New Roman" w:hAnsi="Times New Roman" w:cs="Times New Roman"/>
                <w:bCs/>
                <w:iCs/>
              </w:rPr>
            </w:pPr>
          </w:p>
          <w:p w14:paraId="46558B73" w14:textId="3A0C10F6" w:rsidR="0053389F" w:rsidRPr="007C6446" w:rsidRDefault="0053389F" w:rsidP="0053389F">
            <w:pPr>
              <w:rPr>
                <w:rFonts w:ascii="Times New Roman" w:hAnsi="Times New Roman" w:cs="Times New Roman"/>
                <w:b/>
                <w:bCs/>
              </w:rPr>
            </w:pPr>
            <w:r w:rsidRPr="007C6446">
              <w:rPr>
                <w:rFonts w:ascii="Times New Roman" w:hAnsi="Times New Roman" w:cs="Times New Roman"/>
                <w:b/>
                <w:bCs/>
              </w:rPr>
              <w:t xml:space="preserve">Economic objective function </w:t>
            </w:r>
          </w:p>
          <w:p w14:paraId="5AD3A733" w14:textId="77777777" w:rsidR="0053389F" w:rsidRPr="007C6446" w:rsidRDefault="0053389F" w:rsidP="0053389F">
            <w:pPr>
              <w:rPr>
                <w:rFonts w:ascii="Times New Roman" w:hAnsi="Times New Roman" w:cs="Times New Roman"/>
                <w:bCs/>
                <w:iCs/>
              </w:rPr>
            </w:pPr>
            <w:r w:rsidRPr="007C6446">
              <w:rPr>
                <w:rFonts w:ascii="Times New Roman" w:hAnsi="Times New Roman" w:cs="Times New Roman"/>
                <w:bCs/>
                <w:iCs/>
              </w:rPr>
              <w:t>The short-term objective is the economic objective to minimize, representing the total net daily energy costs to minimize:</w:t>
            </w:r>
          </w:p>
          <w:p w14:paraId="04C22300" w14:textId="7A5FF524" w:rsidR="0053389F" w:rsidRDefault="00000000" w:rsidP="0053389F">
            <w:pPr>
              <w:rPr>
                <w:rFonts w:ascii="Times New Roman" w:hAnsi="Times New Roman" w:cs="Times New Roman"/>
                <w:bCs/>
                <w:iC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obj,eco</m:t>
                  </m:r>
                </m:sub>
              </m:sSub>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lang w:eastAsia="zh-CN"/>
                    </w:rPr>
                    <m:t>i∈</m:t>
                  </m:r>
                  <m:d>
                    <m:dPr>
                      <m:begChr m:val="{"/>
                      <m:endChr m:val="}"/>
                      <m:ctrlPr>
                        <w:rPr>
                          <w:rFonts w:ascii="Cambria Math" w:hAnsi="Cambria Math" w:cs="Times New Roman"/>
                          <w:i/>
                          <w:lang w:eastAsia="zh-CN"/>
                        </w:rPr>
                      </m:ctrlPr>
                    </m:dPr>
                    <m:e>
                      <m:r>
                        <w:rPr>
                          <w:rFonts w:ascii="Cambria Math" w:hAnsi="Cambria Math" w:cs="Times New Roman"/>
                          <w:lang w:eastAsia="zh-CN"/>
                        </w:rPr>
                        <m:t>CHP NGICE,  CHP NGMTG,  NG Boiler</m:t>
                      </m:r>
                    </m:e>
                  </m:d>
                </m:sub>
                <m:sup/>
                <m:e>
                  <m:nary>
                    <m:naryPr>
                      <m:chr m:val="∑"/>
                      <m:supHide m:val="1"/>
                      <m:ctrlPr>
                        <w:rPr>
                          <w:rFonts w:ascii="Cambria Math" w:hAnsi="Cambria Math" w:cs="Times New Roman"/>
                          <w:i/>
                        </w:rPr>
                      </m:ctrlPr>
                    </m:naryPr>
                    <m:sub>
                      <m:r>
                        <w:rPr>
                          <w:rFonts w:ascii="Cambria Math" w:hAnsi="Cambria Math" w:cs="Times New Roman"/>
                        </w:rPr>
                        <m:t>j</m:t>
                      </m:r>
                    </m:sub>
                    <m:sup/>
                    <m:e>
                      <m:nary>
                        <m:naryPr>
                          <m:chr m:val="∑"/>
                          <m:supHide m:val="1"/>
                          <m:ctrlPr>
                            <w:rPr>
                              <w:rFonts w:ascii="Cambria Math" w:hAnsi="Cambria Math" w:cs="Times New Roman"/>
                              <w:i/>
                            </w:rPr>
                          </m:ctrlPr>
                        </m:naryPr>
                        <m:sub>
                          <m:r>
                            <w:rPr>
                              <w:rFonts w:ascii="Cambria Math" w:hAnsi="Cambria Math" w:cs="Times New Roman"/>
                            </w:rPr>
                            <m:t>hr</m:t>
                          </m:r>
                        </m:sub>
                        <m:sup/>
                        <m:e/>
                      </m:nary>
                    </m:e>
                  </m:nary>
                </m:e>
              </m:nary>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m:t>
                      </m:r>
                    </m:e>
                    <m:sub>
                      <m:r>
                        <w:rPr>
                          <w:rFonts w:ascii="Cambria Math" w:hAnsi="Cambria Math" w:cs="Times New Roman"/>
                        </w:rPr>
                        <m:t xml:space="preserve">NG, </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i,j,,,hr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m:t>
                      </m:r>
                    </m:e>
                    <m:sub>
                      <m:r>
                        <w:rPr>
                          <w:rFonts w:ascii="Cambria Math" w:hAnsi="Cambria Math" w:cs="Times New Roman"/>
                        </w:rPr>
                        <m:t>PG,,hr</m:t>
                      </m:r>
                    </m:sub>
                  </m:s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PGj,hr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m:t>
                      </m:r>
                    </m:e>
                    <m:sub>
                      <m:r>
                        <w:rPr>
                          <w:rFonts w:ascii="Cambria Math" w:hAnsi="Cambria Math" w:cs="Times New Roman"/>
                        </w:rPr>
                        <m:t>PG,,hr</m:t>
                      </m:r>
                    </m:sub>
                  </m:sSub>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j,,,hr</m:t>
                      </m:r>
                    </m:sub>
                    <m:sup>
                      <m:r>
                        <w:rPr>
                          <w:rFonts w:ascii="Cambria Math" w:hAnsi="Cambria Math" w:cs="Times New Roman"/>
                        </w:rPr>
                        <m:t>sell</m:t>
                      </m:r>
                    </m:sup>
                  </m:sSubSup>
                </m:e>
              </m:d>
              <m:r>
                <w:rPr>
                  <w:rFonts w:ascii="Cambria Math" w:hAnsi="Cambria Math" w:cs="Times New Roman"/>
                </w:rPr>
                <m:t>Dt</m:t>
              </m:r>
            </m:oMath>
            <w:r w:rsidR="0053389F" w:rsidRPr="007C6446">
              <w:rPr>
                <w:rFonts w:ascii="Times New Roman" w:hAnsi="Times New Roman" w:cs="Times New Roman"/>
                <w:iCs/>
              </w:rPr>
              <w:t xml:space="preserve">                             </w:t>
            </w:r>
            <w:r w:rsidR="0053389F" w:rsidRPr="007C6446">
              <w:rPr>
                <w:rFonts w:ascii="Times New Roman" w:hAnsi="Times New Roman" w:cs="Times New Roman"/>
                <w:bCs/>
                <w:iCs/>
              </w:rPr>
              <w:t>(27)</w:t>
            </w:r>
          </w:p>
          <w:p w14:paraId="497FA373" w14:textId="77777777" w:rsidR="0053389F" w:rsidRPr="007C6446" w:rsidRDefault="0053389F" w:rsidP="0053389F">
            <w:pPr>
              <w:rPr>
                <w:rFonts w:ascii="Times New Roman" w:hAnsi="Times New Roman" w:cs="Times New Roman"/>
                <w:bCs/>
                <w:iCs/>
              </w:rPr>
            </w:pPr>
          </w:p>
          <w:p w14:paraId="11C16F44" w14:textId="6036D55B" w:rsidR="0053389F" w:rsidRPr="006A6F6D" w:rsidRDefault="0053389F" w:rsidP="0053389F">
            <w:pPr>
              <w:rPr>
                <w:rFonts w:ascii="Times New Roman" w:hAnsi="Times New Roman" w:cs="Times New Roman"/>
              </w:rPr>
            </w:pPr>
            <w:bookmarkStart w:id="60" w:name="_Toc145671114"/>
            <w:r w:rsidRPr="007C6446">
              <w:rPr>
                <w:rFonts w:ascii="Times New Roman" w:hAnsi="Times New Roman" w:cs="Times New Roman"/>
              </w:rPr>
              <w:t xml:space="preserve">It is the sum of the total cost of gas calculated by multiplying the gas price (a parameter) by the total amount of gas consumed by the CHPs and boilers in </w:t>
            </w:r>
            <w:r>
              <w:rPr>
                <w:rFonts w:ascii="Times New Roman" w:hAnsi="Times New Roman" w:cs="Times New Roman"/>
              </w:rPr>
              <w:t>energy system</w:t>
            </w:r>
            <w:r w:rsidRPr="007C6446">
              <w:rPr>
                <w:rFonts w:ascii="Times New Roman" w:hAnsi="Times New Roman" w:cs="Times New Roman"/>
              </w:rPr>
              <w:t>, and the total cost of buying grid power calculated by multiplying the time-varying unit price of grid power (a parameter) and the total amount of electricity taken from the grid, minus the profit for selling electricity from CHPs and PVs in t</w:t>
            </w:r>
            <w:r>
              <w:rPr>
                <w:rFonts w:ascii="Times New Roman" w:hAnsi="Times New Roman" w:cs="Times New Roman"/>
              </w:rPr>
              <w:t>he system</w:t>
            </w:r>
            <w:r w:rsidRPr="007C6446">
              <w:rPr>
                <w:rFonts w:ascii="Times New Roman" w:hAnsi="Times New Roman" w:cs="Times New Roman"/>
              </w:rPr>
              <w:t xml:space="preserve">. </w:t>
            </w:r>
            <w:bookmarkEnd w:id="60"/>
          </w:p>
          <w:p w14:paraId="44D63C93" w14:textId="77777777" w:rsidR="0053389F" w:rsidRPr="00B62E91" w:rsidRDefault="0053389F" w:rsidP="0053389F">
            <w:pPr>
              <w:rPr>
                <w:b/>
                <w:iCs/>
              </w:rPr>
            </w:pPr>
            <w:r>
              <w:rPr>
                <w:b/>
                <w:iCs/>
              </w:rPr>
              <w:t>Environmental</w:t>
            </w:r>
            <w:r w:rsidRPr="00B62E91">
              <w:rPr>
                <w:b/>
                <w:iCs/>
              </w:rPr>
              <w:t xml:space="preserve"> objective function</w:t>
            </w:r>
          </w:p>
          <w:p w14:paraId="69DEA812" w14:textId="77777777" w:rsidR="0053389F" w:rsidRPr="006A6F6D" w:rsidRDefault="0053389F" w:rsidP="0053389F">
            <w:pPr>
              <w:rPr>
                <w:rFonts w:ascii="Times New Roman" w:hAnsi="Times New Roman" w:cs="Times New Roman"/>
              </w:rPr>
            </w:pPr>
            <w:bookmarkStart w:id="61" w:name="_Toc145671115"/>
            <w:r w:rsidRPr="006A6F6D">
              <w:rPr>
                <w:rFonts w:ascii="Times New Roman" w:hAnsi="Times New Roman" w:cs="Times New Roman"/>
              </w:rPr>
              <w:lastRenderedPageBreak/>
              <w:t>The environmental objective is to minimize the total annual CO</w:t>
            </w:r>
            <w:r w:rsidRPr="006A6F6D">
              <w:rPr>
                <w:rFonts w:ascii="Times New Roman" w:hAnsi="Times New Roman" w:cs="Times New Roman"/>
                <w:vertAlign w:val="subscript"/>
              </w:rPr>
              <w:t>2</w:t>
            </w:r>
            <w:r w:rsidRPr="006A6F6D">
              <w:rPr>
                <w:rFonts w:ascii="Times New Roman" w:hAnsi="Times New Roman" w:cs="Times New Roman"/>
              </w:rPr>
              <w:t xml:space="preserve"> emissions, consisting of the sum of the following functions:</w:t>
            </w:r>
            <w:bookmarkEnd w:id="61"/>
          </w:p>
          <w:bookmarkStart w:id="62" w:name="_Toc145671116"/>
          <w:p w14:paraId="1DE29E1F" w14:textId="77777777" w:rsidR="0053389F" w:rsidRPr="006A6F6D" w:rsidRDefault="00000000" w:rsidP="0053389F">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obj,env</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Env</m:t>
                  </m:r>
                </m:e>
                <m:sup>
                  <m:r>
                    <w:rPr>
                      <w:rFonts w:ascii="Cambria Math" w:hAnsi="Cambria Math" w:cs="Times New Roman"/>
                    </w:rPr>
                    <m:t>NG</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Env</m:t>
                  </m:r>
                </m:e>
                <m:sup>
                  <m:r>
                    <w:rPr>
                      <w:rFonts w:ascii="Cambria Math" w:hAnsi="Cambria Math" w:cs="Times New Roman"/>
                    </w:rPr>
                    <m:t>PG</m:t>
                  </m:r>
                </m:sup>
              </m:sSup>
            </m:oMath>
            <w:r w:rsidR="0053389F" w:rsidRPr="006A6F6D">
              <w:rPr>
                <w:rFonts w:ascii="Times New Roman" w:hAnsi="Times New Roman" w:cs="Times New Roman"/>
              </w:rPr>
              <w:t xml:space="preserve">                                                             (29)</w:t>
            </w:r>
            <w:bookmarkEnd w:id="62"/>
          </w:p>
          <w:bookmarkStart w:id="63" w:name="_Toc145671117"/>
          <w:p w14:paraId="19D8CE1A" w14:textId="521AA1E0" w:rsidR="0053389F" w:rsidRPr="006A6F6D" w:rsidRDefault="00000000" w:rsidP="0053389F">
            <w:pPr>
              <w:rPr>
                <w:rFonts w:ascii="Times New Roman" w:hAnsi="Times New Roman" w:cs="Times New Roman"/>
                <w:lang w:eastAsia="zh-CN"/>
              </w:rPr>
            </w:pPr>
            <m:oMath>
              <m:sSup>
                <m:sSupPr>
                  <m:ctrlPr>
                    <w:rPr>
                      <w:rFonts w:ascii="Cambria Math" w:hAnsi="Cambria Math" w:cs="Times New Roman"/>
                      <w:i/>
                      <w:lang w:eastAsia="zh-CN"/>
                    </w:rPr>
                  </m:ctrlPr>
                </m:sSupPr>
                <m:e>
                  <m:r>
                    <w:rPr>
                      <w:rFonts w:ascii="Cambria Math" w:hAnsi="Cambria Math" w:cs="Times New Roman"/>
                      <w:lang w:eastAsia="zh-CN"/>
                    </w:rPr>
                    <m:t>Env</m:t>
                  </m:r>
                </m:e>
                <m:sup>
                  <m:r>
                    <w:rPr>
                      <w:rFonts w:ascii="Cambria Math" w:hAnsi="Cambria Math" w:cs="Times New Roman"/>
                      <w:lang w:eastAsia="zh-CN"/>
                    </w:rPr>
                    <m:t>NG</m:t>
                  </m:r>
                </m:sup>
              </m:sSup>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i∈</m:t>
                  </m:r>
                  <m:d>
                    <m:dPr>
                      <m:begChr m:val="{"/>
                      <m:endChr m:val="}"/>
                      <m:ctrlPr>
                        <w:rPr>
                          <w:rFonts w:ascii="Cambria Math" w:hAnsi="Cambria Math" w:cs="Times New Roman"/>
                          <w:i/>
                          <w:lang w:eastAsia="zh-CN"/>
                        </w:rPr>
                      </m:ctrlPr>
                    </m:dPr>
                    <m:e>
                      <m:r>
                        <w:rPr>
                          <w:rFonts w:ascii="Cambria Math" w:hAnsi="Cambria Math" w:cs="Times New Roman"/>
                          <w:lang w:eastAsia="zh-CN"/>
                        </w:rPr>
                        <m:t>CHP NGICE,  CHP NGMTG,  NG Boiler</m:t>
                      </m:r>
                    </m:e>
                  </m:d>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j</m:t>
                      </m:r>
                    </m:sub>
                    <m:sup/>
                    <m:e>
                      <m:nary>
                        <m:naryPr>
                          <m:chr m:val="∑"/>
                          <m:limLoc m:val="undOvr"/>
                          <m:supHide m:val="1"/>
                          <m:ctrlPr>
                            <w:rPr>
                              <w:rFonts w:ascii="Cambria Math" w:hAnsi="Cambria Math" w:cs="Times New Roman"/>
                              <w:i/>
                            </w:rPr>
                          </m:ctrlPr>
                        </m:naryPr>
                        <m:sub>
                          <m:r>
                            <w:rPr>
                              <w:rFonts w:ascii="Cambria Math" w:hAnsi="Cambria Math" w:cs="Times New Roman"/>
                            </w:rPr>
                            <m:t>hr</m:t>
                          </m:r>
                        </m:sub>
                        <m:sup/>
                        <m:e/>
                      </m:nary>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i,j,hr</m:t>
                              </m:r>
                            </m:sub>
                          </m:sSub>
                          <m:sSub>
                            <m:sSubPr>
                              <m:ctrlPr>
                                <w:rPr>
                                  <w:rFonts w:ascii="Cambria Math" w:hAnsi="Cambria Math" w:cs="Times New Roman"/>
                                  <w:i/>
                                </w:rPr>
                              </m:ctrlPr>
                            </m:sSubPr>
                            <m:e>
                              <m:r>
                                <w:rPr>
                                  <w:rFonts w:ascii="Cambria Math" w:hAnsi="Cambria Math" w:cs="Times New Roman"/>
                                </w:rPr>
                                <m:t>CI</m:t>
                              </m:r>
                            </m:e>
                            <m:sub>
                              <m:r>
                                <w:rPr>
                                  <w:rFonts w:ascii="Cambria Math" w:hAnsi="Cambria Math" w:cs="Times New Roman"/>
                                </w:rPr>
                                <m:t>NG</m:t>
                              </m:r>
                            </m:sub>
                          </m:sSub>
                          <m:sSub>
                            <m:sSubPr>
                              <m:ctrlPr>
                                <w:rPr>
                                  <w:rFonts w:ascii="Cambria Math" w:hAnsi="Cambria Math" w:cs="Times New Roman"/>
                                  <w:i/>
                                </w:rPr>
                              </m:ctrlPr>
                            </m:sSubPr>
                            <m:e>
                              <m:r>
                                <w:rPr>
                                  <w:rFonts w:ascii="Cambria Math" w:hAnsi="Cambria Math" w:cs="Times New Roman"/>
                                </w:rPr>
                                <m:t>LHV</m:t>
                              </m:r>
                            </m:e>
                            <m:sub>
                              <m:r>
                                <w:rPr>
                                  <w:rFonts w:ascii="Cambria Math" w:hAnsi="Cambria Math" w:cs="Times New Roman"/>
                                </w:rPr>
                                <m:t>NG</m:t>
                              </m:r>
                            </m:sub>
                          </m:sSub>
                        </m:e>
                      </m:d>
                      <m:r>
                        <w:rPr>
                          <w:rFonts w:ascii="Cambria Math" w:hAnsi="Cambria Math" w:cs="Times New Roman"/>
                        </w:rPr>
                        <m:t>Dt</m:t>
                      </m:r>
                    </m:e>
                  </m:nary>
                </m:e>
              </m:nary>
            </m:oMath>
            <w:r w:rsidR="0053389F" w:rsidRPr="006A6F6D">
              <w:rPr>
                <w:rFonts w:ascii="Times New Roman" w:hAnsi="Times New Roman" w:cs="Times New Roman"/>
                <w:lang w:eastAsia="zh-CN"/>
              </w:rPr>
              <w:t xml:space="preserve">     (30)</w:t>
            </w:r>
            <w:bookmarkEnd w:id="63"/>
          </w:p>
          <w:bookmarkStart w:id="64" w:name="_Toc145671118"/>
          <w:p w14:paraId="2D676FD2" w14:textId="3188E2A3" w:rsidR="0053389F" w:rsidRPr="006A6F6D" w:rsidRDefault="00000000" w:rsidP="0053389F">
            <w:pPr>
              <w:rPr>
                <w:rFonts w:ascii="Times New Roman" w:hAnsi="Times New Roman" w:cs="Times New Roman"/>
              </w:rPr>
            </w:pPr>
            <m:oMath>
              <m:sSup>
                <m:sSupPr>
                  <m:ctrlPr>
                    <w:rPr>
                      <w:rFonts w:ascii="Cambria Math" w:hAnsi="Cambria Math" w:cs="Times New Roman"/>
                      <w:i/>
                      <w:lang w:eastAsia="zh-CN"/>
                    </w:rPr>
                  </m:ctrlPr>
                </m:sSupPr>
                <m:e>
                  <m:r>
                    <w:rPr>
                      <w:rFonts w:ascii="Cambria Math" w:hAnsi="Cambria Math" w:cs="Times New Roman"/>
                      <w:lang w:eastAsia="zh-CN"/>
                    </w:rPr>
                    <m:t>Env</m:t>
                  </m:r>
                </m:e>
                <m:sup>
                  <m:r>
                    <w:rPr>
                      <w:rFonts w:ascii="Cambria Math" w:hAnsi="Cambria Math" w:cs="Times New Roman"/>
                      <w:lang w:eastAsia="zh-CN"/>
                    </w:rPr>
                    <m:t>PG</m:t>
                  </m:r>
                </m:sup>
              </m:sSup>
              <m:r>
                <w:rPr>
                  <w:rFonts w:ascii="Cambria Math" w:hAnsi="Cambria Math" w:cs="Times New Roman"/>
                  <w:lang w:eastAsia="zh-C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supHide m:val="1"/>
                      <m:ctrlPr>
                        <w:rPr>
                          <w:rFonts w:ascii="Cambria Math" w:hAnsi="Cambria Math" w:cs="Times New Roman"/>
                          <w:i/>
                        </w:rPr>
                      </m:ctrlPr>
                    </m:naryPr>
                    <m:sub>
                      <m:r>
                        <w:rPr>
                          <w:rFonts w:ascii="Cambria Math" w:hAnsi="Cambria Math" w:cs="Times New Roman"/>
                        </w:rPr>
                        <m:t>hr</m:t>
                      </m:r>
                    </m:sub>
                    <m:sup/>
                    <m:e/>
                  </m:nary>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PGj,,hr</m:t>
                          </m:r>
                        </m:sub>
                      </m:sSub>
                      <m:sSub>
                        <m:sSubPr>
                          <m:ctrlPr>
                            <w:rPr>
                              <w:rFonts w:ascii="Cambria Math" w:hAnsi="Cambria Math" w:cs="Times New Roman"/>
                              <w:i/>
                            </w:rPr>
                          </m:ctrlPr>
                        </m:sSubPr>
                        <m:e>
                          <m:r>
                            <w:rPr>
                              <w:rFonts w:ascii="Cambria Math" w:hAnsi="Cambria Math" w:cs="Times New Roman"/>
                            </w:rPr>
                            <m:t>CI</m:t>
                          </m:r>
                        </m:e>
                        <m:sub>
                          <m:r>
                            <w:rPr>
                              <w:rFonts w:ascii="Cambria Math" w:hAnsi="Cambria Math" w:cs="Times New Roman"/>
                            </w:rPr>
                            <m:t>PG</m:t>
                          </m:r>
                        </m:sub>
                      </m:sSub>
                    </m:e>
                  </m:d>
                  <m:r>
                    <w:rPr>
                      <w:rFonts w:ascii="Cambria Math" w:hAnsi="Cambria Math" w:cs="Times New Roman"/>
                    </w:rPr>
                    <m:t>Dt</m:t>
                  </m:r>
                </m:e>
              </m:nary>
            </m:oMath>
            <w:r w:rsidR="0053389F" w:rsidRPr="006A6F6D">
              <w:rPr>
                <w:rFonts w:ascii="Times New Roman" w:hAnsi="Times New Roman" w:cs="Times New Roman"/>
              </w:rPr>
              <w:t xml:space="preserve">                         (31)</w:t>
            </w:r>
            <w:bookmarkEnd w:id="64"/>
          </w:p>
          <w:p w14:paraId="7439A3DA" w14:textId="1CBF4518" w:rsidR="0053389F" w:rsidRPr="00AF5225" w:rsidRDefault="0053389F" w:rsidP="0053389F">
            <w:bookmarkStart w:id="65" w:name="_Toc145671119"/>
            <w:r w:rsidRPr="006A6F6D">
              <w:rPr>
                <w:rFonts w:ascii="Times New Roman" w:hAnsi="Times New Roman" w:cs="Times New Roman"/>
              </w:rPr>
              <w:t>In Eq. (30), the total CO</w:t>
            </w:r>
            <w:r w:rsidRPr="006A6F6D">
              <w:rPr>
                <w:rFonts w:ascii="Times New Roman" w:hAnsi="Times New Roman" w:cs="Times New Roman"/>
                <w:vertAlign w:val="subscript"/>
              </w:rPr>
              <w:t>2</w:t>
            </w:r>
            <w:r w:rsidRPr="006A6F6D">
              <w:rPr>
                <w:rFonts w:ascii="Times New Roman" w:hAnsi="Times New Roman" w:cs="Times New Roman"/>
              </w:rPr>
              <w:t xml:space="preserve"> emission associated with the gas consumed by the CHPs and auxiliary boilers in the </w:t>
            </w:r>
            <w:r>
              <w:rPr>
                <w:rFonts w:ascii="Times New Roman" w:hAnsi="Times New Roman" w:cs="Times New Roman"/>
              </w:rPr>
              <w:t xml:space="preserve">energy system </w:t>
            </w:r>
            <w:r w:rsidRPr="006A6F6D">
              <w:rPr>
                <w:rFonts w:ascii="Times New Roman" w:hAnsi="Times New Roman" w:cs="Times New Roman"/>
              </w:rPr>
              <w:t>depends on the carbon intensity (CI) of gas, whereas in Eq. (31), the total CO</w:t>
            </w:r>
            <w:r w:rsidRPr="006A6F6D">
              <w:rPr>
                <w:rFonts w:ascii="Times New Roman" w:hAnsi="Times New Roman" w:cs="Times New Roman"/>
                <w:vertAlign w:val="subscript"/>
              </w:rPr>
              <w:t>2</w:t>
            </w:r>
            <w:r w:rsidRPr="006A6F6D">
              <w:rPr>
                <w:rFonts w:ascii="Times New Roman" w:hAnsi="Times New Roman" w:cs="Times New Roman"/>
              </w:rPr>
              <w:t xml:space="preserve"> emission associated with the grid power depends on the carbon intensity of the power grid, which the </w:t>
            </w:r>
            <w:r>
              <w:rPr>
                <w:rFonts w:ascii="Times New Roman" w:hAnsi="Times New Roman" w:cs="Times New Roman"/>
              </w:rPr>
              <w:t xml:space="preserve">energy system </w:t>
            </w:r>
            <w:r w:rsidRPr="006A6F6D">
              <w:rPr>
                <w:rFonts w:ascii="Times New Roman" w:hAnsi="Times New Roman" w:cs="Times New Roman"/>
              </w:rPr>
              <w:t>is connected to.</w:t>
            </w:r>
            <w:bookmarkEnd w:id="65"/>
          </w:p>
        </w:tc>
      </w:tr>
      <w:tr w:rsidR="0053389F" w14:paraId="1273C9AC" w14:textId="77777777" w:rsidTr="00383C62">
        <w:tc>
          <w:tcPr>
            <w:tcW w:w="9622" w:type="dxa"/>
          </w:tcPr>
          <w:p w14:paraId="2BF288B8" w14:textId="77777777" w:rsidR="0053389F" w:rsidRPr="00161CCF" w:rsidRDefault="0053389F" w:rsidP="0053389F">
            <w:pPr>
              <w:rPr>
                <w:b/>
                <w:bCs/>
              </w:rPr>
            </w:pPr>
            <w:r>
              <w:rPr>
                <w:b/>
                <w:bCs/>
              </w:rPr>
              <w:lastRenderedPageBreak/>
              <w:t>O</w:t>
            </w:r>
            <w:r w:rsidRPr="338B35B0">
              <w:rPr>
                <w:b/>
                <w:bCs/>
              </w:rPr>
              <w:t>ptimisation method used to solve the formulated problem</w:t>
            </w:r>
          </w:p>
        </w:tc>
      </w:tr>
      <w:tr w:rsidR="0053389F" w14:paraId="4A8EC78D" w14:textId="77777777" w:rsidTr="00383C62">
        <w:tc>
          <w:tcPr>
            <w:tcW w:w="9622" w:type="dxa"/>
          </w:tcPr>
          <w:p w14:paraId="7F0C8241" w14:textId="77777777" w:rsidR="0053389F" w:rsidRPr="006A6F6D" w:rsidRDefault="0053389F" w:rsidP="0053389F">
            <w:pPr>
              <w:jc w:val="both"/>
              <w:rPr>
                <w:rFonts w:ascii="Times New Roman" w:hAnsi="Times New Roman" w:cs="Times New Roman"/>
              </w:rPr>
            </w:pPr>
            <w:bookmarkStart w:id="66" w:name="_Toc145671120"/>
            <w:r w:rsidRPr="006A6F6D">
              <w:rPr>
                <w:rFonts w:ascii="Times New Roman" w:hAnsi="Times New Roman" w:cs="Times New Roman"/>
                <w:b/>
                <w:bCs/>
              </w:rPr>
              <w:t>W</w:t>
            </w:r>
            <w:r w:rsidRPr="006A6F6D">
              <w:rPr>
                <w:rFonts w:ascii="Times New Roman" w:hAnsi="Times New Roman" w:cs="Times New Roman"/>
              </w:rPr>
              <w:t>ith the economic and environmental objectives formulated above, the operation optimization problem has two types of objective function to be minimized. To solve this multi-objective optimization problem, the weighted-sum method is used to have a single objective function formulated as:</w:t>
            </w:r>
            <w:bookmarkEnd w:id="66"/>
          </w:p>
          <w:p w14:paraId="1DEDEF5A" w14:textId="5BBC4745" w:rsidR="0053389F" w:rsidRPr="006A6F6D" w:rsidRDefault="0053389F" w:rsidP="0053389F">
            <w:pPr>
              <w:jc w:val="both"/>
              <w:rPr>
                <w:rFonts w:ascii="Times New Roman" w:hAnsi="Times New Roman" w:cs="Times New Roman"/>
                <w:sz w:val="22"/>
                <w:lang w:eastAsia="zh-CN"/>
              </w:rPr>
            </w:pPr>
            <m:oMath>
              <m:r>
                <w:rPr>
                  <w:rFonts w:ascii="Cambria Math" w:hAnsi="Cambria Math" w:cs="Times New Roman"/>
                  <w:sz w:val="22"/>
                  <w:lang w:eastAsia="zh-CN"/>
                </w:rPr>
                <m:t>Fobj=cω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obj,eco</m:t>
                  </m:r>
                </m:sub>
              </m:sSub>
              <m:r>
                <w:rPr>
                  <w:rFonts w:ascii="Cambria Math" w:hAnsi="Cambria Math" w:cs="Times New Roman"/>
                  <w:sz w:val="22"/>
                  <w:lang w:eastAsia="zh-CN"/>
                </w:rPr>
                <m:t>+(1-ω)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obj,env</m:t>
                  </m:r>
                </m:sub>
              </m:sSub>
              <m:r>
                <w:rPr>
                  <w:rFonts w:ascii="Cambria Math" w:hAnsi="Cambria Math" w:cs="Times New Roman"/>
                  <w:sz w:val="22"/>
                  <w:lang w:eastAsia="zh-CN"/>
                </w:rPr>
                <m:t>,</m:t>
              </m:r>
            </m:oMath>
            <w:r w:rsidRPr="006A6F6D">
              <w:rPr>
                <w:rFonts w:ascii="Times New Roman" w:hAnsi="Times New Roman" w:cs="Times New Roman"/>
                <w:sz w:val="22"/>
                <w:lang w:eastAsia="zh-CN"/>
              </w:rPr>
              <w:t xml:space="preserve">                                                   (32)</w:t>
            </w:r>
          </w:p>
          <w:p w14:paraId="4C040D5C" w14:textId="0BA4FE3E" w:rsidR="0053389F" w:rsidRPr="006A6F6D" w:rsidRDefault="0053389F" w:rsidP="0053389F">
            <w:pPr>
              <w:jc w:val="both"/>
              <w:rPr>
                <w:rFonts w:ascii="Times New Roman" w:hAnsi="Times New Roman" w:cs="Times New Roman"/>
              </w:rPr>
            </w:pPr>
            <w:bookmarkStart w:id="67" w:name="_Toc145671121"/>
            <w:r w:rsidRPr="006A6F6D">
              <w:rPr>
                <w:rFonts w:ascii="Times New Roman" w:hAnsi="Times New Roman" w:cs="Times New Roman"/>
              </w:rPr>
              <w:t xml:space="preserve">where </w:t>
            </w:r>
            <w:r w:rsidRPr="006A6F6D">
              <w:rPr>
                <w:rFonts w:ascii="Times New Roman" w:hAnsi="Times New Roman" w:cs="Times New Roman"/>
                <w:i/>
              </w:rPr>
              <w:t>c</w:t>
            </w:r>
            <w:r w:rsidRPr="006A6F6D">
              <w:rPr>
                <w:rFonts w:ascii="Times New Roman" w:hAnsi="Times New Roman" w:cs="Times New Roman"/>
              </w:rPr>
              <w:t xml:space="preserve"> is a constant scaling factor to keep the two objectives at the same order of magnitude, and </w:t>
            </w:r>
            <w:r w:rsidRPr="006A6F6D">
              <w:rPr>
                <w:rFonts w:ascii="Times New Roman" w:hAnsi="Times New Roman" w:cs="Times New Roman"/>
                <w:i/>
              </w:rPr>
              <w:t>ω</w:t>
            </w:r>
            <w:r w:rsidRPr="006A6F6D">
              <w:rPr>
                <w:rFonts w:ascii="Times New Roman" w:hAnsi="Times New Roman" w:cs="Times New Roman"/>
              </w:rPr>
              <w:t xml:space="preserve"> is the weight for the economic objective function varying in the range of 0-1. When </w:t>
            </w:r>
            <w:r w:rsidRPr="006A6F6D">
              <w:rPr>
                <w:rFonts w:ascii="Times New Roman" w:hAnsi="Times New Roman" w:cs="Times New Roman"/>
                <w:i/>
              </w:rPr>
              <w:t>ω</w:t>
            </w:r>
            <w:r w:rsidRPr="006A6F6D">
              <w:rPr>
                <w:rFonts w:ascii="Times New Roman" w:hAnsi="Times New Roman" w:cs="Times New Roman"/>
              </w:rPr>
              <w:t xml:space="preserve"> = 1, it is to find the solution that minimizes the total daily energy cost of the whole ILEC, and when </w:t>
            </w:r>
            <w:r w:rsidRPr="006A6F6D">
              <w:rPr>
                <w:rFonts w:ascii="Times New Roman" w:hAnsi="Times New Roman" w:cs="Times New Roman"/>
                <w:i/>
              </w:rPr>
              <w:t>ω</w:t>
            </w:r>
            <w:r w:rsidRPr="006A6F6D">
              <w:rPr>
                <w:rFonts w:ascii="Times New Roman" w:hAnsi="Times New Roman" w:cs="Times New Roman"/>
              </w:rPr>
              <w:t xml:space="preserve"> = 0, it is to find the solution that minimizes the total daily environmental impact of </w:t>
            </w:r>
            <w:r>
              <w:rPr>
                <w:rFonts w:ascii="Times New Roman" w:hAnsi="Times New Roman" w:cs="Times New Roman"/>
              </w:rPr>
              <w:t xml:space="preserve">energy </w:t>
            </w:r>
            <w:r w:rsidR="006C6C82">
              <w:rPr>
                <w:rFonts w:ascii="Times New Roman" w:hAnsi="Times New Roman" w:cs="Times New Roman"/>
              </w:rPr>
              <w:t>system.</w:t>
            </w:r>
            <w:r w:rsidRPr="00AF5225">
              <w:t xml:space="preserve"> </w:t>
            </w:r>
            <w:r w:rsidRPr="006A6F6D">
              <w:rPr>
                <w:rFonts w:ascii="Times New Roman" w:hAnsi="Times New Roman" w:cs="Times New Roman"/>
              </w:rPr>
              <w:t xml:space="preserve">When varying the weight </w:t>
            </w:r>
            <w:r w:rsidRPr="006A6F6D">
              <w:rPr>
                <w:rFonts w:ascii="Times New Roman" w:hAnsi="Times New Roman" w:cs="Times New Roman"/>
                <w:i/>
              </w:rPr>
              <w:t>ω</w:t>
            </w:r>
            <w:r w:rsidRPr="006A6F6D">
              <w:rPr>
                <w:rFonts w:ascii="Times New Roman" w:hAnsi="Times New Roman" w:cs="Times New Roman"/>
              </w:rPr>
              <w:t xml:space="preserve"> in the range of [0, 1], the Pareto front between economic and environmental objectives can be found.</w:t>
            </w:r>
            <w:bookmarkEnd w:id="67"/>
            <w:r w:rsidRPr="006A6F6D">
              <w:rPr>
                <w:rFonts w:ascii="Times New Roman" w:hAnsi="Times New Roman" w:cs="Times New Roman"/>
              </w:rPr>
              <w:t xml:space="preserve"> </w:t>
            </w:r>
          </w:p>
          <w:p w14:paraId="52816F11" w14:textId="77777777" w:rsidR="0053389F" w:rsidRPr="00F11F44" w:rsidRDefault="0053389F" w:rsidP="0053389F">
            <w:r w:rsidRPr="006A6F6D">
              <w:rPr>
                <w:rFonts w:ascii="Times New Roman" w:hAnsi="Times New Roman" w:cs="Times New Roman"/>
              </w:rPr>
              <w:t>The problem formulated for both tools is linear and involves both discrete and continuous variables. To solve the problem efficiently, branch-and-cut, which is powerful for MILP problems, is used.</w:t>
            </w:r>
          </w:p>
        </w:tc>
      </w:tr>
      <w:tr w:rsidR="0053389F" w14:paraId="1C6CCADC" w14:textId="77777777" w:rsidTr="00383C62">
        <w:tc>
          <w:tcPr>
            <w:tcW w:w="9622" w:type="dxa"/>
          </w:tcPr>
          <w:p w14:paraId="34AAEDAD" w14:textId="77777777" w:rsidR="0053389F" w:rsidRPr="006A6F6D" w:rsidRDefault="0053389F" w:rsidP="0053389F">
            <w:pPr>
              <w:rPr>
                <w:rFonts w:ascii="Times New Roman" w:hAnsi="Times New Roman" w:cs="Times New Roman"/>
                <w:b/>
                <w:bCs/>
              </w:rPr>
            </w:pPr>
            <w:r w:rsidRPr="006A6F6D">
              <w:rPr>
                <w:rFonts w:ascii="Times New Roman" w:hAnsi="Times New Roman" w:cs="Times New Roman"/>
                <w:b/>
                <w:bCs/>
              </w:rPr>
              <w:t>Formulation of system balances equation for energy carriers involved</w:t>
            </w:r>
          </w:p>
        </w:tc>
      </w:tr>
      <w:tr w:rsidR="0053389F" w14:paraId="792C91A0" w14:textId="77777777" w:rsidTr="00383C62">
        <w:tc>
          <w:tcPr>
            <w:tcW w:w="9622" w:type="dxa"/>
          </w:tcPr>
          <w:p w14:paraId="14AF1891" w14:textId="77777777" w:rsidR="0053389F" w:rsidRPr="006A6F6D" w:rsidRDefault="0053389F" w:rsidP="0053389F">
            <w:pPr>
              <w:pStyle w:val="ListParagraph"/>
              <w:numPr>
                <w:ilvl w:val="0"/>
                <w:numId w:val="113"/>
              </w:numPr>
              <w:jc w:val="both"/>
              <w:rPr>
                <w:rFonts w:ascii="Times New Roman" w:hAnsi="Times New Roman" w:cs="Times New Roman"/>
                <w:b/>
              </w:rPr>
            </w:pPr>
            <w:r w:rsidRPr="006A6F6D">
              <w:rPr>
                <w:rFonts w:ascii="Times New Roman" w:hAnsi="Times New Roman" w:cs="Times New Roman"/>
                <w:b/>
              </w:rPr>
              <w:t>System balance constraints</w:t>
            </w:r>
          </w:p>
          <w:p w14:paraId="1C4E2076" w14:textId="107A3202" w:rsidR="0053389F" w:rsidRPr="006A6F6D" w:rsidRDefault="0053389F" w:rsidP="0053389F">
            <w:pPr>
              <w:rPr>
                <w:rFonts w:ascii="Times New Roman" w:hAnsi="Times New Roman" w:cs="Times New Roman"/>
                <w:b/>
                <w:bCs/>
                <w:i/>
                <w:iCs/>
              </w:rPr>
            </w:pPr>
            <w:bookmarkStart w:id="68" w:name="_Toc145671122"/>
            <w:r w:rsidRPr="006A6F6D">
              <w:rPr>
                <w:rFonts w:ascii="Times New Roman" w:hAnsi="Times New Roman" w:cs="Times New Roman"/>
                <w:b/>
                <w:bCs/>
                <w:i/>
                <w:iCs/>
              </w:rPr>
              <w:t>Power balance</w:t>
            </w:r>
            <w:bookmarkEnd w:id="68"/>
          </w:p>
          <w:p w14:paraId="7C4001AA" w14:textId="2B99016F" w:rsidR="0053389F" w:rsidRPr="006A6F6D" w:rsidRDefault="0053389F" w:rsidP="0053389F">
            <w:pPr>
              <w:rPr>
                <w:rFonts w:ascii="Times New Roman" w:hAnsi="Times New Roman" w:cs="Times New Roman"/>
              </w:rPr>
            </w:pPr>
            <w:bookmarkStart w:id="69" w:name="_Toc145671123"/>
            <w:r w:rsidRPr="006A6F6D">
              <w:rPr>
                <w:rFonts w:ascii="Times New Roman" w:hAnsi="Times New Roman" w:cs="Times New Roman"/>
              </w:rPr>
              <w:t xml:space="preserve">In the </w:t>
            </w:r>
            <w:r>
              <w:rPr>
                <w:rFonts w:ascii="Times New Roman" w:hAnsi="Times New Roman" w:cs="Times New Roman"/>
              </w:rPr>
              <w:t xml:space="preserve">energy system </w:t>
            </w:r>
            <w:r w:rsidRPr="006A6F6D">
              <w:rPr>
                <w:rFonts w:ascii="Times New Roman" w:hAnsi="Times New Roman" w:cs="Times New Roman"/>
              </w:rPr>
              <w:t xml:space="preserve">the electrical demand and the power required by the heat pumps (either in the heating or cooling mode) and electrolysers installed in the associated </w:t>
            </w:r>
            <w:r>
              <w:rPr>
                <w:rFonts w:ascii="Times New Roman" w:hAnsi="Times New Roman" w:cs="Times New Roman"/>
              </w:rPr>
              <w:t>system,</w:t>
            </w:r>
            <w:r w:rsidRPr="006A6F6D">
              <w:rPr>
                <w:rFonts w:ascii="Times New Roman" w:hAnsi="Times New Roman" w:cs="Times New Roman"/>
              </w:rPr>
              <w:t xml:space="preserve"> must be met by the sum of the electricity provided by the CHP</w:t>
            </w:r>
            <w:r>
              <w:rPr>
                <w:rFonts w:ascii="Times New Roman" w:hAnsi="Times New Roman" w:cs="Times New Roman"/>
              </w:rPr>
              <w:t xml:space="preserve">s and </w:t>
            </w:r>
            <w:r w:rsidRPr="006A6F6D">
              <w:rPr>
                <w:rFonts w:ascii="Times New Roman" w:hAnsi="Times New Roman" w:cs="Times New Roman"/>
              </w:rPr>
              <w:t xml:space="preserve">  the electricity provided by PV together with the battery</w:t>
            </w:r>
            <w:r>
              <w:rPr>
                <w:rFonts w:ascii="Times New Roman" w:hAnsi="Times New Roman" w:cs="Times New Roman"/>
              </w:rPr>
              <w:t xml:space="preserve"> and </w:t>
            </w:r>
            <w:r w:rsidRPr="006A6F6D">
              <w:rPr>
                <w:rFonts w:ascii="Times New Roman" w:hAnsi="Times New Roman" w:cs="Times New Roman"/>
              </w:rPr>
              <w:t xml:space="preserve"> the power grid:</w:t>
            </w:r>
            <w:bookmarkEnd w:id="69"/>
          </w:p>
          <w:bookmarkStart w:id="70" w:name="_Toc145671124"/>
          <w:p w14:paraId="3E8CDCCE" w14:textId="78EF24CB" w:rsidR="0053389F" w:rsidRPr="006A6F6D" w:rsidRDefault="00000000" w:rsidP="0053389F">
            <w:pPr>
              <w:rPr>
                <w:rFonts w:ascii="Times New Roman" w:hAnsi="Times New Roman" w:cs="Times New Roman"/>
              </w:rPr>
            </w:pPr>
            <m:oMath>
              <m:nary>
                <m:naryPr>
                  <m:chr m:val="∑"/>
                  <m:limLoc m:val="undOvr"/>
                  <m:supHide m:val="1"/>
                  <m:ctrlPr>
                    <w:rPr>
                      <w:rFonts w:ascii="Cambria Math" w:hAnsi="Cambria Math" w:cs="Times New Roman"/>
                      <w:i/>
                    </w:rPr>
                  </m:ctrlPr>
                </m:naryPr>
                <m:sub>
                  <m:r>
                    <w:rPr>
                      <w:rFonts w:ascii="Cambria Math" w:hAnsi="Cambria Math" w:cs="Times New Roman"/>
                    </w:rPr>
                    <m:t>HP</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HPj,</m:t>
                      </m:r>
                      <m:r>
                        <w:rPr>
                          <w:rFonts w:ascii="Cambria Math" w:hAnsi="Cambria Math" w:cs="Times New Roman"/>
                        </w:rPr>
                        <m:t>,hr</m:t>
                      </m:r>
                    </m:sub>
                    <m:sup>
                      <m:r>
                        <w:rPr>
                          <w:rFonts w:ascii="Cambria Math" w:hAnsi="Cambria Math" w:cs="Times New Roman"/>
                          <w:lang w:eastAsia="zh-CN"/>
                        </w:rPr>
                        <m:t>req</m:t>
                      </m:r>
                    </m:sup>
                  </m:sSubSup>
                  <m:r>
                    <w:rPr>
                      <w:rFonts w:ascii="Cambria Math" w:hAnsi="Cambria Math" w:cs="Times New Roman"/>
                      <w:lang w:eastAsia="zh-CN"/>
                    </w:rPr>
                    <m:t>+</m:t>
                  </m:r>
                </m:e>
              </m:nary>
              <m:nary>
                <m:naryPr>
                  <m:chr m:val="∑"/>
                  <m:limLoc m:val="undOvr"/>
                  <m:supHide m:val="1"/>
                  <m:ctrlPr>
                    <w:rPr>
                      <w:rFonts w:ascii="Cambria Math" w:hAnsi="Cambria Math" w:cs="Times New Roman"/>
                      <w:i/>
                    </w:rPr>
                  </m:ctrlPr>
                </m:naryPr>
                <m:sub>
                  <m:r>
                    <w:rPr>
                      <w:rFonts w:ascii="Cambria Math" w:hAnsi="Cambria Math" w:cs="Times New Roman"/>
                    </w:rPr>
                    <m:t>EZ</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EZj,</m:t>
                      </m:r>
                      <m:r>
                        <w:rPr>
                          <w:rFonts w:ascii="Cambria Math" w:hAnsi="Cambria Math" w:cs="Times New Roman"/>
                        </w:rPr>
                        <m:t>hr</m:t>
                      </m:r>
                    </m:sub>
                    <m:sup>
                      <m:r>
                        <w:rPr>
                          <w:rFonts w:ascii="Cambria Math" w:hAnsi="Cambria Math" w:cs="Times New Roman"/>
                          <w:lang w:eastAsia="zh-CN"/>
                        </w:rPr>
                        <m:t>req</m:t>
                      </m:r>
                    </m:sup>
                  </m:sSubSup>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NGICE</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NGICEj,u</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NGMTG</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MTGj</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FC</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FCj</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PVj,,hr</m:t>
                  </m:r>
                </m:sub>
                <m:sup>
                  <m:r>
                    <w:rPr>
                      <w:rFonts w:ascii="Cambria Math" w:hAnsi="Cambria Math" w:cs="Times New Roman"/>
                    </w:rPr>
                    <m:t>self</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PGj,,hr</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Bat</m:t>
                  </m:r>
                </m:sub>
                <m:sup/>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Batj,,hr</m:t>
                      </m:r>
                    </m:sub>
                    <m:sup>
                      <m:r>
                        <w:rPr>
                          <w:rFonts w:ascii="Cambria Math" w:hAnsi="Cambria Math" w:cs="Times New Roman"/>
                        </w:rPr>
                        <m:t>Disch</m:t>
                      </m:r>
                    </m:sup>
                  </m:sSubSup>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Batj,hr</m:t>
                  </m:r>
                </m:sub>
                <m:sup>
                  <m:r>
                    <w:rPr>
                      <w:rFonts w:ascii="Cambria Math" w:hAnsi="Cambria Math" w:cs="Times New Roman"/>
                    </w:rPr>
                    <m:t>Ch</m:t>
                  </m:r>
                </m:sup>
              </m:sSubSup>
              <m:r>
                <w:rPr>
                  <w:rFonts w:ascii="Cambria Math" w:hAnsi="Cambria Math" w:cs="Times New Roman"/>
                </w:rPr>
                <m:t xml:space="preserve">                                                           </m:t>
              </m:r>
            </m:oMath>
            <w:r w:rsidR="0053389F" w:rsidRPr="006A6F6D">
              <w:rPr>
                <w:rFonts w:ascii="Times New Roman" w:hAnsi="Times New Roman" w:cs="Times New Roman"/>
              </w:rPr>
              <w:t xml:space="preserve"> (33)</w:t>
            </w:r>
            <w:bookmarkEnd w:id="70"/>
          </w:p>
          <w:p w14:paraId="3CFFA307" w14:textId="6053EDAC" w:rsidR="0053389F" w:rsidRPr="006A6F6D" w:rsidRDefault="0053389F" w:rsidP="0053389F">
            <w:pPr>
              <w:spacing w:before="120" w:after="120"/>
              <w:rPr>
                <w:rFonts w:ascii="Times New Roman" w:hAnsi="Times New Roman" w:cs="Times New Roman"/>
              </w:rPr>
            </w:pPr>
            <w:r w:rsidRPr="006A6F6D">
              <w:rPr>
                <w:rFonts w:ascii="Times New Roman" w:hAnsi="Times New Roman" w:cs="Times New Roman"/>
              </w:rPr>
              <w:t xml:space="preserve">where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NGICEj,u,</m:t>
                  </m:r>
                  <m:r>
                    <w:rPr>
                      <w:rFonts w:ascii="Cambria Math" w:hAnsi="Cambria Math" w:cs="Times New Roman"/>
                    </w:rPr>
                    <m:t>,hr</m:t>
                  </m:r>
                </m:sub>
                <m:sup>
                  <m:r>
                    <w:rPr>
                      <w:rFonts w:ascii="Cambria Math" w:hAnsi="Cambria Math" w:cs="Times New Roman"/>
                      <w:lang w:eastAsia="zh-CN"/>
                    </w:rPr>
                    <m:t>self</m:t>
                  </m:r>
                </m:sup>
              </m:sSubSup>
            </m:oMath>
            <w:r w:rsidRPr="006A6F6D">
              <w:rPr>
                <w:rFonts w:ascii="Times New Roman" w:hAnsi="Times New Roman" w:cs="Times New Roman"/>
                <w:lang w:eastAsia="zh-C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MTGj</m:t>
                  </m:r>
                  <m:r>
                    <w:rPr>
                      <w:rFonts w:ascii="Cambria Math" w:hAnsi="Cambria Math" w:cs="Times New Roman"/>
                    </w:rPr>
                    <m:t>,hr</m:t>
                  </m:r>
                </m:sub>
                <m:sup>
                  <m:r>
                    <w:rPr>
                      <w:rFonts w:ascii="Cambria Math" w:hAnsi="Cambria Math" w:cs="Times New Roman"/>
                      <w:lang w:eastAsia="zh-CN"/>
                    </w:rPr>
                    <m:t>self</m:t>
                  </m:r>
                </m:sup>
              </m:sSubSup>
            </m:oMath>
            <w:r w:rsidRPr="006A6F6D">
              <w:rPr>
                <w:rFonts w:ascii="Times New Roman" w:hAnsi="Times New Roman" w:cs="Times New Roman"/>
              </w:rPr>
              <w:t xml:space="preserve"> and </w:t>
            </w: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FCj</m:t>
                  </m:r>
                  <m:r>
                    <w:rPr>
                      <w:rFonts w:ascii="Cambria Math" w:hAnsi="Cambria Math" w:cs="Times New Roman"/>
                    </w:rPr>
                    <m:t>,hr</m:t>
                  </m:r>
                </m:sub>
                <m:sup>
                  <m:r>
                    <w:rPr>
                      <w:rFonts w:ascii="Cambria Math" w:hAnsi="Cambria Math" w:cs="Times New Roman"/>
                      <w:lang w:eastAsia="zh-CN"/>
                    </w:rPr>
                    <m:t>self</m:t>
                  </m:r>
                </m:sup>
              </m:sSubSup>
            </m:oMath>
            <w:r w:rsidRPr="006A6F6D">
              <w:rPr>
                <w:rFonts w:ascii="Times New Roman" w:hAnsi="Times New Roman" w:cs="Times New Roman"/>
              </w:rPr>
              <w:t xml:space="preserve"> represent the power provided by CHPs in the following CHP electricity balance constraints:</w:t>
            </w:r>
          </w:p>
          <w:p w14:paraId="361E155E" w14:textId="2CD0441C" w:rsidR="0053389F" w:rsidRPr="006A6F6D" w:rsidRDefault="00000000" w:rsidP="0053389F">
            <w:pPr>
              <w:spacing w:before="120" w:after="120"/>
              <w:jc w:val="both"/>
              <w:rPr>
                <w:rFonts w:ascii="Times New Roman" w:hAnsi="Times New Roman" w:cs="Times New Roman"/>
                <w:lang w:eastAsia="zh-CN"/>
              </w:rPr>
            </w:pP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NGICEj,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lang w:eastAsia="zh-CN"/>
                    </w:rPr>
                    <m:t>CHP NGICEj,hr</m:t>
                  </m:r>
                  <m:r>
                    <w:rPr>
                      <w:rFonts w:ascii="Cambria Math" w:hAnsi="Cambria Math" w:cs="Times New Roman"/>
                    </w:rPr>
                    <m:t>,s,t</m:t>
                  </m:r>
                </m:sub>
                <m:sup>
                  <m:r>
                    <w:rPr>
                      <w:rFonts w:ascii="Cambria Math" w:hAnsi="Cambria Math" w:cs="Times New Roman"/>
                    </w:rPr>
                    <m:t>sell</m:t>
                  </m:r>
                </m:sup>
              </m:sSubSup>
              <m:r>
                <w:rPr>
                  <w:rFonts w:ascii="Cambria Math" w:hAnsi="Cambria Math" w:cs="Times New Roma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NGICEj,</m:t>
                      </m:r>
                      <m:r>
                        <w:rPr>
                          <w:rFonts w:ascii="Cambria Math" w:hAnsi="Cambria Math" w:cs="Times New Roman"/>
                        </w:rPr>
                        <m:t>,hr</m:t>
                      </m:r>
                    </m:sub>
                    <m:sup>
                      <m:r>
                        <w:rPr>
                          <w:rFonts w:ascii="Cambria Math" w:hAnsi="Cambria Math" w:cs="Times New Roman"/>
                          <w:lang w:eastAsia="zh-CN"/>
                        </w:rPr>
                        <m:t>self</m:t>
                      </m:r>
                    </m:sup>
                  </m:sSubSup>
                </m:e>
              </m:nary>
              <m:r>
                <w:rPr>
                  <w:rFonts w:ascii="Cambria Math" w:hAnsi="Cambria Math" w:cs="Times New Roman"/>
                  <w:lang w:eastAsia="zh-CN"/>
                </w:rPr>
                <m:t>,</m:t>
              </m:r>
              <m:r>
                <w:rPr>
                  <w:rFonts w:ascii="Cambria Math" w:hAnsi="Cambria Math" w:cs="Times New Roman"/>
                </w:rPr>
                <m:t xml:space="preserve"> ∀j</m:t>
              </m:r>
              <m:r>
                <w:rPr>
                  <w:rFonts w:ascii="Cambria Math" w:hAnsi="Cambria Math" w:cs="Times New Roman"/>
                  <w:lang w:eastAsia="zh-CN"/>
                </w:rPr>
                <m:t>,</m:t>
              </m:r>
              <m:r>
                <w:rPr>
                  <w:rFonts w:ascii="Cambria Math" w:hAnsi="Cambria Math" w:cs="Times New Roman"/>
                </w:rPr>
                <m:t>hr</m:t>
              </m:r>
              <m:r>
                <w:rPr>
                  <w:rFonts w:ascii="Cambria Math" w:hAnsi="Cambria Math" w:cs="Times New Roman"/>
                  <w:lang w:eastAsia="zh-CN"/>
                </w:rPr>
                <m:t xml:space="preserve"> </m:t>
              </m:r>
            </m:oMath>
            <w:r w:rsidR="0053389F" w:rsidRPr="006A6F6D">
              <w:rPr>
                <w:rFonts w:ascii="Times New Roman" w:hAnsi="Times New Roman" w:cs="Times New Roman"/>
                <w:lang w:eastAsia="zh-CN"/>
              </w:rPr>
              <w:t xml:space="preserve">                    (34)</w:t>
            </w:r>
          </w:p>
          <w:p w14:paraId="3B26781D" w14:textId="2186AEE7" w:rsidR="0053389F" w:rsidRPr="006A6F6D" w:rsidRDefault="00000000" w:rsidP="0053389F">
            <w:pPr>
              <w:spacing w:before="120" w:after="120"/>
              <w:rPr>
                <w:rFonts w:ascii="Times New Roman" w:hAnsi="Times New Roman" w:cs="Times New Roman"/>
              </w:rPr>
            </w:pP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MTGj,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lang w:eastAsia="zh-CN"/>
                    </w:rPr>
                    <m:t>CHP MTGj,hr</m:t>
                  </m:r>
                  <m:r>
                    <w:rPr>
                      <w:rFonts w:ascii="Cambria Math" w:hAnsi="Cambria Math" w:cs="Times New Roman"/>
                    </w:rPr>
                    <m:t>,s,t</m:t>
                  </m:r>
                </m:sub>
                <m:sup>
                  <m:r>
                    <w:rPr>
                      <w:rFonts w:ascii="Cambria Math" w:hAnsi="Cambria Math" w:cs="Times New Roman"/>
                    </w:rPr>
                    <m:t>sell</m:t>
                  </m:r>
                </m:sup>
              </m:sSubSup>
              <m:r>
                <w:rPr>
                  <w:rFonts w:ascii="Cambria Math" w:hAnsi="Cambria Math" w:cs="Times New Roma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MTGj,,</m:t>
                      </m:r>
                      <m:r>
                        <w:rPr>
                          <w:rFonts w:ascii="Cambria Math" w:hAnsi="Cambria Math" w:cs="Times New Roman"/>
                        </w:rPr>
                        <m:t>,hr</m:t>
                      </m:r>
                    </m:sub>
                    <m:sup>
                      <m:r>
                        <w:rPr>
                          <w:rFonts w:ascii="Cambria Math" w:hAnsi="Cambria Math" w:cs="Times New Roman"/>
                          <w:lang w:eastAsia="zh-CN"/>
                        </w:rPr>
                        <m:t>self</m:t>
                      </m:r>
                    </m:sup>
                  </m:sSubSup>
                </m:e>
              </m:nary>
              <m:r>
                <w:rPr>
                  <w:rFonts w:ascii="Cambria Math" w:hAnsi="Cambria Math" w:cs="Times New Roman"/>
                  <w:lang w:eastAsia="zh-CN"/>
                </w:rPr>
                <m:t>,</m:t>
              </m:r>
              <m:r>
                <w:rPr>
                  <w:rFonts w:ascii="Cambria Math" w:hAnsi="Cambria Math" w:cs="Times New Roman"/>
                </w:rPr>
                <m:t xml:space="preserve"> ∀j,</m:t>
              </m:r>
              <m:r>
                <w:rPr>
                  <w:rFonts w:ascii="Cambria Math" w:hAnsi="Cambria Math" w:cs="Times New Roman"/>
                  <w:lang w:eastAsia="zh-CN"/>
                </w:rPr>
                <m:t>,</m:t>
              </m:r>
              <m:r>
                <w:rPr>
                  <w:rFonts w:ascii="Cambria Math" w:hAnsi="Cambria Math" w:cs="Times New Roman"/>
                </w:rPr>
                <m:t>hr</m:t>
              </m:r>
              <m:r>
                <w:rPr>
                  <w:rFonts w:ascii="Cambria Math" w:hAnsi="Cambria Math" w:cs="Times New Roman"/>
                  <w:lang w:eastAsia="zh-CN"/>
                </w:rPr>
                <m:t xml:space="preserve"> </m:t>
              </m:r>
            </m:oMath>
            <w:r w:rsidR="0053389F" w:rsidRPr="006A6F6D">
              <w:rPr>
                <w:rFonts w:ascii="Times New Roman" w:hAnsi="Times New Roman" w:cs="Times New Roman"/>
                <w:lang w:eastAsia="zh-CN"/>
              </w:rPr>
              <w:t xml:space="preserve">                      (35)</w:t>
            </w:r>
          </w:p>
          <w:p w14:paraId="4DDAB685" w14:textId="0A05706D" w:rsidR="0053389F" w:rsidRPr="006A6F6D" w:rsidRDefault="00000000" w:rsidP="0053389F">
            <w:pPr>
              <w:spacing w:before="120" w:after="120"/>
              <w:rPr>
                <w:rFonts w:ascii="Times New Roman" w:hAnsi="Times New Roman" w:cs="Times New Roman"/>
                <w:lang w:eastAsia="zh-CN"/>
              </w:rPr>
            </w:pPr>
            <m:oMath>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FCj,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lang w:eastAsia="zh-CN"/>
                    </w:rPr>
                    <m:t>CHP FCj,hr</m:t>
                  </m:r>
                  <m:r>
                    <w:rPr>
                      <w:rFonts w:ascii="Cambria Math" w:hAnsi="Cambria Math" w:cs="Times New Roman"/>
                    </w:rPr>
                    <m:t>,s,t</m:t>
                  </m:r>
                </m:sub>
                <m:sup>
                  <m:r>
                    <w:rPr>
                      <w:rFonts w:ascii="Cambria Math" w:hAnsi="Cambria Math" w:cs="Times New Roman"/>
                    </w:rPr>
                    <m:t>sell</m:t>
                  </m:r>
                </m:sup>
              </m:sSubSup>
              <m:r>
                <w:rPr>
                  <w:rFonts w:ascii="Cambria Math" w:hAnsi="Cambria Math" w:cs="Times New Roma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FCj,</m:t>
                      </m:r>
                      <m:r>
                        <w:rPr>
                          <w:rFonts w:ascii="Cambria Math" w:hAnsi="Cambria Math" w:cs="Times New Roman"/>
                        </w:rPr>
                        <m:t>,hr</m:t>
                      </m:r>
                    </m:sub>
                    <m:sup>
                      <m:r>
                        <w:rPr>
                          <w:rFonts w:ascii="Cambria Math" w:hAnsi="Cambria Math" w:cs="Times New Roman"/>
                          <w:lang w:eastAsia="zh-CN"/>
                        </w:rPr>
                        <m:t>self</m:t>
                      </m:r>
                    </m:sup>
                  </m:sSubSup>
                </m:e>
              </m:nary>
              <m:r>
                <w:rPr>
                  <w:rFonts w:ascii="Cambria Math" w:hAnsi="Cambria Math" w:cs="Times New Roman"/>
                  <w:lang w:eastAsia="zh-CN"/>
                </w:rPr>
                <m:t>,</m:t>
              </m:r>
              <m:r>
                <w:rPr>
                  <w:rFonts w:ascii="Cambria Math" w:hAnsi="Cambria Math" w:cs="Times New Roman"/>
                </w:rPr>
                <m:t xml:space="preserve"> ∀j,</m:t>
              </m:r>
              <m:r>
                <w:rPr>
                  <w:rFonts w:ascii="Cambria Math" w:hAnsi="Cambria Math" w:cs="Times New Roman"/>
                  <w:lang w:eastAsia="zh-CN"/>
                </w:rPr>
                <m:t>,</m:t>
              </m:r>
              <m:r>
                <w:rPr>
                  <w:rFonts w:ascii="Cambria Math" w:hAnsi="Cambria Math" w:cs="Times New Roman"/>
                </w:rPr>
                <m:t>hr</m:t>
              </m:r>
              <m:r>
                <w:rPr>
                  <w:rFonts w:ascii="Cambria Math" w:hAnsi="Cambria Math" w:cs="Times New Roman"/>
                  <w:lang w:eastAsia="zh-CN"/>
                </w:rPr>
                <m:t xml:space="preserve"> </m:t>
              </m:r>
            </m:oMath>
            <w:r w:rsidR="0053389F" w:rsidRPr="006A6F6D">
              <w:rPr>
                <w:rFonts w:ascii="Times New Roman" w:hAnsi="Times New Roman" w:cs="Times New Roman"/>
                <w:lang w:eastAsia="zh-CN"/>
              </w:rPr>
              <w:t xml:space="preserve">                     (36)</w:t>
            </w:r>
          </w:p>
          <w:p w14:paraId="5A98D8D1" w14:textId="31A80FBD" w:rsidR="0053389F" w:rsidRPr="006A6F6D" w:rsidRDefault="00000000" w:rsidP="0053389F">
            <w:pPr>
              <w:spacing w:before="120" w:after="120"/>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PVj,hr</m:t>
                  </m:r>
                </m:sub>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PVj,,hr</m:t>
                  </m:r>
                </m:sub>
                <m:sup>
                  <m:r>
                    <w:rPr>
                      <w:rFonts w:ascii="Cambria Math" w:hAnsi="Cambria Math" w:cs="Times New Roman"/>
                    </w:rPr>
                    <m:t>sell</m:t>
                  </m:r>
                </m:sup>
              </m:sSubSup>
              <m:r>
                <w:rPr>
                  <w:rFonts w:ascii="Cambria Math"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E</m:t>
                  </m:r>
                </m:e>
                <m:sub>
                  <m:r>
                    <w:rPr>
                      <w:rFonts w:ascii="Cambria Math" w:eastAsia="Times New Roman" w:hAnsi="Cambria Math" w:cs="Times New Roman"/>
                    </w:rPr>
                    <m:t>PVj</m:t>
                  </m:r>
                  <m:r>
                    <w:rPr>
                      <w:rFonts w:ascii="Cambria Math" w:hAnsi="Cambria Math" w:cs="Times New Roman"/>
                    </w:rPr>
                    <m:t>,</m:t>
                  </m:r>
                  <m:r>
                    <w:rPr>
                      <w:rFonts w:ascii="Cambria Math" w:hAnsi="Cambria Math" w:cs="Times New Roman"/>
                      <w:lang w:eastAsia="zh-CN"/>
                    </w:rPr>
                    <m:t>hr</m:t>
                  </m:r>
                </m:sub>
                <m:sup>
                  <m:r>
                    <w:rPr>
                      <w:rFonts w:ascii="Cambria Math" w:eastAsia="Times New Roman" w:hAnsi="Cambria Math" w:cs="Times New Roman"/>
                    </w:rPr>
                    <m:t>EZ</m:t>
                  </m:r>
                </m:sup>
              </m:sSubSup>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u</m:t>
                  </m:r>
                </m:sub>
                <m:sup/>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PVj,u,hr</m:t>
                      </m:r>
                    </m:sub>
                    <m:sup>
                      <m:r>
                        <w:rPr>
                          <w:rFonts w:ascii="Cambria Math" w:hAnsi="Cambria Math" w:cs="Times New Roman"/>
                        </w:rPr>
                        <m:t>self</m:t>
                      </m:r>
                    </m:sup>
                  </m:sSubSup>
                </m:e>
              </m:nary>
            </m:oMath>
            <w:r w:rsidR="0053389F" w:rsidRPr="006A6F6D">
              <w:rPr>
                <w:rFonts w:ascii="Times New Roman" w:hAnsi="Times New Roman" w:cs="Times New Roman"/>
              </w:rPr>
              <w:t xml:space="preserve">                          (37)</w:t>
            </w:r>
          </w:p>
          <w:p w14:paraId="7EC66146" w14:textId="77777777" w:rsidR="0053389F" w:rsidRDefault="0053389F" w:rsidP="0053389F">
            <w:pPr>
              <w:rPr>
                <w:rFonts w:ascii="Times New Roman" w:hAnsi="Times New Roman" w:cs="Times New Roman"/>
                <w:bCs/>
                <w:i/>
              </w:rPr>
            </w:pPr>
            <w:bookmarkStart w:id="71" w:name="_Toc145671125"/>
          </w:p>
          <w:p w14:paraId="34C2B539" w14:textId="1B8EBDC8" w:rsidR="0053389F" w:rsidRPr="00EE591C" w:rsidRDefault="0053389F" w:rsidP="0053389F">
            <w:pPr>
              <w:rPr>
                <w:rFonts w:ascii="Times New Roman" w:hAnsi="Times New Roman" w:cs="Times New Roman"/>
                <w:bCs/>
                <w:i/>
              </w:rPr>
            </w:pPr>
            <w:r w:rsidRPr="00EE591C">
              <w:rPr>
                <w:rFonts w:ascii="Times New Roman" w:hAnsi="Times New Roman" w:cs="Times New Roman"/>
                <w:bCs/>
                <w:i/>
              </w:rPr>
              <w:t xml:space="preserve">Power balance (valid for optimal management of EVs in energy systems </w:t>
            </w:r>
            <w:bookmarkEnd w:id="71"/>
            <w:r>
              <w:rPr>
                <w:rFonts w:ascii="Times New Roman" w:hAnsi="Times New Roman" w:cs="Times New Roman"/>
                <w:bCs/>
                <w:i/>
              </w:rPr>
              <w:t xml:space="preserve"> (if we want consider them)</w:t>
            </w:r>
          </w:p>
          <w:bookmarkStart w:id="72" w:name="_Toc145671126"/>
          <w:p w14:paraId="2CAF29BE" w14:textId="591CEF59" w:rsidR="0053389F" w:rsidRPr="006A6F6D" w:rsidRDefault="00000000" w:rsidP="0053389F">
            <w:pPr>
              <w:rPr>
                <w:rFonts w:ascii="Times New Roman" w:hAnsi="Times New Roman" w:cs="Times New Roman"/>
              </w:rPr>
            </w:pPr>
            <m:oMath>
              <m:nary>
                <m:naryPr>
                  <m:chr m:val="∑"/>
                  <m:limLoc m:val="undOvr"/>
                  <m:supHide m:val="1"/>
                  <m:ctrlPr>
                    <w:rPr>
                      <w:rFonts w:ascii="Cambria Math" w:hAnsi="Cambria Math" w:cs="Times New Roman"/>
                      <w:i/>
                    </w:rPr>
                  </m:ctrlPr>
                </m:naryPr>
                <m:sub>
                  <m:r>
                    <w:rPr>
                      <w:rFonts w:ascii="Cambria Math" w:hAnsi="Cambria Math" w:cs="Times New Roman"/>
                    </w:rPr>
                    <m:t>HP</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HPj</m:t>
                      </m:r>
                      <m:r>
                        <w:rPr>
                          <w:rFonts w:ascii="Cambria Math" w:hAnsi="Cambria Math" w:cs="Times New Roman"/>
                        </w:rPr>
                        <m:t>,hr</m:t>
                      </m:r>
                    </m:sub>
                    <m:sup>
                      <m:r>
                        <w:rPr>
                          <w:rFonts w:ascii="Cambria Math" w:hAnsi="Cambria Math" w:cs="Times New Roman"/>
                          <w:lang w:eastAsia="zh-CN"/>
                        </w:rPr>
                        <m:t>req</m:t>
                      </m:r>
                    </m:sup>
                  </m:sSubSup>
                  <m:r>
                    <w:rPr>
                      <w:rFonts w:ascii="Cambria Math" w:hAnsi="Cambria Math" w:cs="Times New Roman"/>
                      <w:lang w:eastAsia="zh-CN"/>
                    </w:rPr>
                    <m:t>+</m:t>
                  </m:r>
                </m:e>
              </m:nary>
              <m:nary>
                <m:naryPr>
                  <m:chr m:val="∑"/>
                  <m:limLoc m:val="undOvr"/>
                  <m:supHide m:val="1"/>
                  <m:ctrlPr>
                    <w:rPr>
                      <w:rFonts w:ascii="Cambria Math" w:hAnsi="Cambria Math" w:cs="Times New Roman"/>
                      <w:i/>
                    </w:rPr>
                  </m:ctrlPr>
                </m:naryPr>
                <m:sub>
                  <m:r>
                    <w:rPr>
                      <w:rFonts w:ascii="Cambria Math" w:hAnsi="Cambria Math" w:cs="Times New Roman"/>
                    </w:rPr>
                    <m:t>EZ</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EZj</m:t>
                      </m:r>
                      <m:r>
                        <w:rPr>
                          <w:rFonts w:ascii="Cambria Math" w:hAnsi="Cambria Math" w:cs="Times New Roman"/>
                        </w:rPr>
                        <m:t>,hr</m:t>
                      </m:r>
                    </m:sub>
                    <m:sup>
                      <m:r>
                        <w:rPr>
                          <w:rFonts w:ascii="Cambria Math" w:hAnsi="Cambria Math" w:cs="Times New Roman"/>
                          <w:lang w:eastAsia="zh-CN"/>
                        </w:rPr>
                        <m:t>req</m:t>
                      </m:r>
                    </m:sup>
                  </m:sSubSup>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NGICE</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NGICEj,u</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NGMTG</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MTGj,</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FC</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r>
                            <w:rPr>
                              <w:rFonts w:ascii="Cambria Math" w:hAnsi="Cambria Math" w:cs="Times New Roman"/>
                              <w:lang w:eastAsia="zh-CN"/>
                            </w:rPr>
                            <m:t>CHP FCj</m:t>
                          </m:r>
                          <m:r>
                            <w:rPr>
                              <w:rFonts w:ascii="Cambria Math" w:hAnsi="Cambria Math" w:cs="Times New Roman"/>
                            </w:rPr>
                            <m:t>,hr</m:t>
                          </m:r>
                        </m:sub>
                        <m:sup>
                          <m:r>
                            <w:rPr>
                              <w:rFonts w:ascii="Cambria Math" w:hAnsi="Cambria Math" w:cs="Times New Roman"/>
                              <w:lang w:eastAsia="zh-CN"/>
                            </w:rPr>
                            <m:t>self</m:t>
                          </m:r>
                        </m:sup>
                      </m:sSubSup>
                    </m:e>
                  </m:nary>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PVj,hr</m:t>
                  </m:r>
                </m:sub>
                <m:sup>
                  <m:r>
                    <w:rPr>
                      <w:rFonts w:ascii="Cambria Math" w:hAnsi="Cambria Math" w:cs="Times New Roman"/>
                    </w:rPr>
                    <m:t>self</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PGj,hr</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Bat</m:t>
                  </m:r>
                </m:sub>
                <m:sup/>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Batj,,hr</m:t>
                      </m:r>
                    </m:sub>
                    <m:sup>
                      <m:r>
                        <w:rPr>
                          <w:rFonts w:ascii="Cambria Math" w:hAnsi="Cambria Math" w:cs="Times New Roman"/>
                        </w:rPr>
                        <m:t>Disch</m:t>
                      </m:r>
                    </m:sup>
                  </m:sSubSup>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k</m:t>
                  </m:r>
                </m:sub>
                <m:sup/>
                <m:e>
                  <m:nary>
                    <m:naryPr>
                      <m:chr m:val="∑"/>
                      <m:limLoc m:val="undOvr"/>
                      <m:supHide m:val="1"/>
                      <m:ctrlPr>
                        <w:rPr>
                          <w:rFonts w:ascii="Cambria Math" w:hAnsi="Cambria Math" w:cs="Times New Roman"/>
                          <w:i/>
                        </w:rPr>
                      </m:ctrlPr>
                    </m:naryPr>
                    <m:sub>
                      <m:r>
                        <w:rPr>
                          <w:rFonts w:ascii="Cambria Math" w:hAnsi="Cambria Math" w:cs="Times New Roman"/>
                        </w:rPr>
                        <m:t>p</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sSub>
                            <m:sSubPr>
                              <m:ctrlPr>
                                <w:rPr>
                                  <w:rFonts w:ascii="Cambria Math" w:hAnsi="Cambria Math" w:cs="Times New Roman"/>
                                  <w:i/>
                                  <w:lang w:eastAsia="zh-CN"/>
                                </w:rPr>
                              </m:ctrlPr>
                            </m:sSubPr>
                            <m:e>
                              <m:r>
                                <w:rPr>
                                  <w:rFonts w:ascii="Cambria Math" w:hAnsi="Cambria Math" w:cs="Times New Roman"/>
                                  <w:lang w:eastAsia="zh-CN"/>
                                </w:rPr>
                                <m:t>PEV</m:t>
                              </m:r>
                            </m:e>
                            <m:sub>
                              <m:r>
                                <w:rPr>
                                  <w:rFonts w:ascii="Cambria Math" w:hAnsi="Cambria Math" w:cs="Times New Roman"/>
                                  <w:lang w:eastAsia="zh-CN"/>
                                </w:rPr>
                                <m:t>p</m:t>
                              </m:r>
                            </m:sub>
                          </m:sSub>
                          <m:r>
                            <w:rPr>
                              <w:rFonts w:ascii="Cambria Math" w:hAnsi="Cambria Math" w:cs="Times New Roman"/>
                              <w:lang w:eastAsia="zh-CN"/>
                            </w:rPr>
                            <m:t>,k,hr</m:t>
                          </m:r>
                        </m:sub>
                        <m:sup>
                          <m:r>
                            <w:rPr>
                              <w:rFonts w:ascii="Cambria Math" w:hAnsi="Cambria Math" w:cs="Times New Roman"/>
                              <w:lang w:eastAsia="zh-CN"/>
                            </w:rPr>
                            <m:t>Disch,self</m:t>
                          </m:r>
                        </m:sup>
                      </m:sSubSup>
                    </m:e>
                  </m:nary>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Batj,</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sup</m:t>
                      </m:r>
                    </m:sub>
                  </m:sSub>
                  <m:r>
                    <w:rPr>
                      <w:rFonts w:ascii="Cambria Math" w:hAnsi="Cambria Math" w:cs="Times New Roman"/>
                    </w:rPr>
                    <m:t>,</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dem</m:t>
                      </m:r>
                    </m:sub>
                  </m:sSub>
                  <m:r>
                    <w:rPr>
                      <w:rFonts w:ascii="Cambria Math" w:hAnsi="Cambria Math" w:cs="Times New Roman"/>
                    </w:rPr>
                    <m:t>,hr</m:t>
                  </m:r>
                </m:sub>
                <m:sup>
                  <m:r>
                    <w:rPr>
                      <w:rFonts w:ascii="Cambria Math" w:hAnsi="Cambria Math" w:cs="Times New Roman"/>
                    </w:rPr>
                    <m:t>Ch</m:t>
                  </m:r>
                </m:sup>
              </m:sSubSup>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k</m:t>
                  </m:r>
                </m:sub>
                <m:sup/>
                <m:e>
                  <m:nary>
                    <m:naryPr>
                      <m:chr m:val="∑"/>
                      <m:limLoc m:val="undOvr"/>
                      <m:supHide m:val="1"/>
                      <m:ctrlPr>
                        <w:rPr>
                          <w:rFonts w:ascii="Cambria Math" w:hAnsi="Cambria Math" w:cs="Times New Roman"/>
                          <w:i/>
                        </w:rPr>
                      </m:ctrlPr>
                    </m:naryPr>
                    <m:sub>
                      <m:r>
                        <w:rPr>
                          <w:rFonts w:ascii="Cambria Math" w:hAnsi="Cambria Math" w:cs="Times New Roman"/>
                        </w:rPr>
                        <m:t>p</m:t>
                      </m:r>
                    </m:sub>
                    <m:sup/>
                    <m:e>
                      <m:sSubSup>
                        <m:sSubSupPr>
                          <m:ctrlPr>
                            <w:rPr>
                              <w:rFonts w:ascii="Cambria Math" w:hAnsi="Cambria Math" w:cs="Times New Roman"/>
                              <w:i/>
                              <w:lang w:eastAsia="zh-CN"/>
                            </w:rPr>
                          </m:ctrlPr>
                        </m:sSubSupPr>
                        <m:e>
                          <m:r>
                            <w:rPr>
                              <w:rFonts w:ascii="Cambria Math" w:hAnsi="Cambria Math" w:cs="Times New Roman"/>
                              <w:lang w:eastAsia="zh-CN"/>
                            </w:rPr>
                            <m:t>E</m:t>
                          </m:r>
                        </m:e>
                        <m:sub>
                          <m:sSub>
                            <m:sSubPr>
                              <m:ctrlPr>
                                <w:rPr>
                                  <w:rFonts w:ascii="Cambria Math" w:hAnsi="Cambria Math" w:cs="Times New Roman"/>
                                  <w:i/>
                                  <w:lang w:eastAsia="zh-CN"/>
                                </w:rPr>
                              </m:ctrlPr>
                            </m:sSubPr>
                            <m:e>
                              <m:r>
                                <w:rPr>
                                  <w:rFonts w:ascii="Cambria Math" w:hAnsi="Cambria Math" w:cs="Times New Roman"/>
                                  <w:lang w:eastAsia="zh-CN"/>
                                </w:rPr>
                                <m:t>PEV</m:t>
                              </m:r>
                            </m:e>
                            <m:sub>
                              <m:r>
                                <w:rPr>
                                  <w:rFonts w:ascii="Cambria Math" w:hAnsi="Cambria Math" w:cs="Times New Roman"/>
                                  <w:lang w:eastAsia="zh-CN"/>
                                </w:rPr>
                                <m:t>p</m:t>
                              </m:r>
                            </m:sub>
                          </m:sSub>
                          <m:r>
                            <w:rPr>
                              <w:rFonts w:ascii="Cambria Math" w:hAnsi="Cambria Math" w:cs="Times New Roman"/>
                              <w:lang w:eastAsia="zh-CN"/>
                            </w:rPr>
                            <m:t>,k,hr</m:t>
                          </m:r>
                        </m:sub>
                        <m:sup>
                          <m:r>
                            <w:rPr>
                              <w:rFonts w:ascii="Cambria Math" w:hAnsi="Cambria Math" w:cs="Times New Roman"/>
                              <w:lang w:eastAsia="zh-CN"/>
                            </w:rPr>
                            <m:t>Ch</m:t>
                          </m:r>
                        </m:sup>
                      </m:sSubSup>
                    </m:e>
                  </m:nary>
                </m:e>
              </m:nary>
              <m:r>
                <w:rPr>
                  <w:rFonts w:ascii="Cambria Math" w:hAnsi="Cambria Math" w:cs="Times New Roman"/>
                </w:rPr>
                <m:t>,∀u,j=u, ∀</m:t>
              </m:r>
              <m:r>
                <w:rPr>
                  <w:rFonts w:ascii="Cambria Math" w:hAnsi="Cambria Math" w:cs="Times New Roman"/>
                  <w:lang w:eastAsia="zh-CN"/>
                </w:rPr>
                <m:t xml:space="preserve">p,k, </m:t>
              </m:r>
              <m:r>
                <w:rPr>
                  <w:rFonts w:ascii="Cambria Math" w:hAnsi="Cambria Math" w:cs="Times New Roman"/>
                </w:rPr>
                <m:t xml:space="preserve">hr  </m:t>
              </m:r>
            </m:oMath>
            <w:r w:rsidR="0053389F" w:rsidRPr="006A6F6D">
              <w:rPr>
                <w:rFonts w:ascii="Times New Roman" w:hAnsi="Times New Roman" w:cs="Times New Roman"/>
              </w:rPr>
              <w:t xml:space="preserve">            (38)</w:t>
            </w:r>
            <w:bookmarkEnd w:id="72"/>
          </w:p>
          <w:p w14:paraId="56E1364A" w14:textId="77777777" w:rsidR="0053389F" w:rsidRPr="006A6F6D" w:rsidRDefault="0053389F" w:rsidP="0053389F">
            <w:pPr>
              <w:rPr>
                <w:rFonts w:ascii="Times New Roman" w:hAnsi="Times New Roman" w:cs="Times New Roman"/>
              </w:rPr>
            </w:pPr>
            <w:bookmarkStart w:id="73" w:name="_Toc145671127"/>
            <w:r w:rsidRPr="006A6F6D">
              <w:rPr>
                <w:rFonts w:ascii="Times New Roman" w:hAnsi="Times New Roman" w:cs="Times New Roman"/>
              </w:rPr>
              <w:t>Eqs. (34-37) are valid also for this tool.</w:t>
            </w:r>
            <w:bookmarkEnd w:id="73"/>
          </w:p>
          <w:p w14:paraId="18EC8DAD" w14:textId="77777777" w:rsidR="0053389F" w:rsidRPr="006A6F6D" w:rsidRDefault="0053389F" w:rsidP="0053389F">
            <w:pPr>
              <w:rPr>
                <w:rFonts w:ascii="Times New Roman" w:hAnsi="Times New Roman" w:cs="Times New Roman"/>
                <w:b/>
                <w:i/>
              </w:rPr>
            </w:pPr>
            <w:bookmarkStart w:id="74" w:name="_Toc145671128"/>
          </w:p>
          <w:p w14:paraId="4603E2B0" w14:textId="77777777" w:rsidR="0053389F" w:rsidRPr="006A6F6D" w:rsidRDefault="0053389F" w:rsidP="0053389F">
            <w:pPr>
              <w:rPr>
                <w:rFonts w:ascii="Times New Roman" w:hAnsi="Times New Roman" w:cs="Times New Roman"/>
                <w:b/>
                <w:i/>
              </w:rPr>
            </w:pPr>
            <w:r w:rsidRPr="006A6F6D">
              <w:rPr>
                <w:rFonts w:ascii="Times New Roman" w:hAnsi="Times New Roman" w:cs="Times New Roman"/>
                <w:b/>
                <w:i/>
              </w:rPr>
              <w:t>Thermal energy balance</w:t>
            </w:r>
            <w:bookmarkEnd w:id="74"/>
          </w:p>
          <w:p w14:paraId="1E1C66A9" w14:textId="330B952B" w:rsidR="0053389F" w:rsidRPr="006A6F6D" w:rsidRDefault="0053389F" w:rsidP="0053389F">
            <w:pPr>
              <w:rPr>
                <w:rFonts w:ascii="Times New Roman" w:hAnsi="Times New Roman" w:cs="Times New Roman"/>
              </w:rPr>
            </w:pPr>
            <w:bookmarkStart w:id="75" w:name="_Toc145671129"/>
            <w:r w:rsidRPr="006A6F6D">
              <w:rPr>
                <w:rFonts w:ascii="Times New Roman" w:hAnsi="Times New Roman" w:cs="Times New Roman"/>
              </w:rPr>
              <w:t xml:space="preserve">In the </w:t>
            </w:r>
            <w:r>
              <w:rPr>
                <w:rFonts w:ascii="Times New Roman" w:hAnsi="Times New Roman" w:cs="Times New Roman"/>
              </w:rPr>
              <w:t xml:space="preserve">energy </w:t>
            </w:r>
            <w:r w:rsidR="006C6C82">
              <w:rPr>
                <w:rFonts w:ascii="Times New Roman" w:hAnsi="Times New Roman" w:cs="Times New Roman"/>
              </w:rPr>
              <w:t xml:space="preserve">system </w:t>
            </w:r>
            <w:r w:rsidRPr="006A6F6D">
              <w:rPr>
                <w:rFonts w:ascii="Times New Roman" w:hAnsi="Times New Roman" w:cs="Times New Roman"/>
              </w:rPr>
              <w:t>the thermal demand must be met by the total thermal energy provided by the CHPs, boilers, heat pumps, and the thermal storage installed:</w:t>
            </w:r>
            <w:bookmarkEnd w:id="75"/>
            <w:r w:rsidRPr="006A6F6D">
              <w:rPr>
                <w:rFonts w:ascii="Times New Roman" w:hAnsi="Times New Roman" w:cs="Times New Roman"/>
              </w:rPr>
              <w:t xml:space="preserve"> </w:t>
            </w:r>
          </w:p>
          <w:bookmarkStart w:id="76" w:name="_Toc145671130"/>
          <w:p w14:paraId="429B2A60" w14:textId="1710F417" w:rsidR="0053389F" w:rsidRPr="006A6F6D" w:rsidRDefault="00000000" w:rsidP="0053389F">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dem,hr</m:t>
                  </m:r>
                </m:sub>
              </m:sSub>
              <m:r>
                <w:rPr>
                  <w:rFonts w:ascii="Cambria Math" w:hAnsi="Cambria Math" w:cs="Times New Roma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NGICE</m:t>
                  </m:r>
                </m:sub>
                <m:sup/>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NGICEj</m:t>
                      </m:r>
                      <m:r>
                        <w:rPr>
                          <w:rFonts w:ascii="Cambria Math" w:hAnsi="Cambria Math" w:cs="Times New Roman"/>
                        </w:rPr>
                        <m:t>,hr</m:t>
                      </m:r>
                    </m:sub>
                    <m:sup/>
                  </m:sSubSup>
                </m:e>
              </m:nary>
              <m:r>
                <w:rPr>
                  <w:rFonts w:ascii="Cambria Math" w:hAnsi="Cambria Math" w:cs="Times New Roma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NGMTG</m:t>
                  </m:r>
                </m:sub>
                <m:sup/>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NGMTGj</m:t>
                      </m:r>
                      <m:r>
                        <w:rPr>
                          <w:rFonts w:ascii="Cambria Math" w:hAnsi="Cambria Math" w:cs="Times New Roman"/>
                        </w:rPr>
                        <m:t>,hr</m:t>
                      </m:r>
                    </m:sub>
                    <m:sup/>
                  </m:sSubSup>
                </m:e>
              </m:nary>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CHP FC</m:t>
                  </m:r>
                </m:sub>
                <m:sup/>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FCj,</m:t>
                      </m:r>
                      <m:r>
                        <w:rPr>
                          <w:rFonts w:ascii="Cambria Math" w:hAnsi="Cambria Math" w:cs="Times New Roman"/>
                        </w:rPr>
                        <m:t>,hr</m:t>
                      </m:r>
                    </m:sub>
                    <m:sup/>
                  </m:sSubSup>
                </m:e>
              </m:nary>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NG Boiler</m:t>
                  </m:r>
                </m:sub>
                <m:sup/>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NG Boilerj</m:t>
                      </m:r>
                      <m:r>
                        <w:rPr>
                          <w:rFonts w:ascii="Cambria Math" w:hAnsi="Cambria Math" w:cs="Times New Roman"/>
                        </w:rPr>
                        <m:t>,hr</m:t>
                      </m:r>
                    </m:sub>
                    <m:sup/>
                  </m:sSubSup>
                </m:e>
              </m:nary>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HP</m:t>
                  </m:r>
                </m:sub>
                <m:sup/>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HPj</m:t>
                      </m:r>
                      <m:r>
                        <w:rPr>
                          <w:rFonts w:ascii="Cambria Math" w:hAnsi="Cambria Math" w:cs="Times New Roman"/>
                        </w:rPr>
                        <m:t>hr</m:t>
                      </m:r>
                    </m:sub>
                    <m:sup>
                      <m:r>
                        <w:rPr>
                          <w:rFonts w:ascii="Cambria Math" w:hAnsi="Cambria Math" w:cs="Times New Roman"/>
                          <w:lang w:eastAsia="zh-CN"/>
                        </w:rPr>
                        <m:t>HM</m:t>
                      </m:r>
                    </m:sup>
                  </m:sSubSup>
                  <m:r>
                    <w:rPr>
                      <w:rFonts w:ascii="Cambria Math" w:hAnsi="Cambria Math" w:cs="Times New Roman"/>
                      <w:lang w:eastAsia="zh-C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STj,</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sup</m:t>
                          </m:r>
                        </m:sub>
                      </m:sSub>
                      <m:r>
                        <w:rPr>
                          <w:rFonts w:ascii="Cambria Math" w:hAnsi="Cambria Math" w:cs="Times New Roman"/>
                        </w:rPr>
                        <m:t>,hr</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TES-Th</m:t>
                      </m:r>
                    </m:sub>
                    <m:sup/>
                    <m:e>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TES-Thj,</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sup</m:t>
                              </m:r>
                            </m:sub>
                          </m:sSub>
                          <m:r>
                            <w:rPr>
                              <w:rFonts w:ascii="Cambria Math" w:hAnsi="Cambria Math" w:cs="Times New Roman"/>
                            </w:rPr>
                            <m:t>,</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dem</m:t>
                              </m:r>
                            </m:sub>
                          </m:sSub>
                          <m:r>
                            <w:rPr>
                              <w:rFonts w:ascii="Cambria Math" w:hAnsi="Cambria Math" w:cs="Times New Roman"/>
                            </w:rPr>
                            <m:t>,hr</m:t>
                          </m:r>
                        </m:sub>
                        <m:sup>
                          <m:r>
                            <w:rPr>
                              <w:rFonts w:ascii="Cambria Math" w:hAnsi="Cambria Math" w:cs="Times New Roman"/>
                            </w:rPr>
                            <m:t>Disch</m:t>
                          </m:r>
                        </m:sup>
                      </m:sSubSup>
                    </m:e>
                  </m:nary>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TES-Thj,</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sup</m:t>
                          </m:r>
                        </m:sub>
                      </m:sSub>
                      <m:r>
                        <w:rPr>
                          <w:rFonts w:ascii="Cambria Math" w:hAnsi="Cambria Math" w:cs="Times New Roman"/>
                        </w:rPr>
                        <m:t>,</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dem</m:t>
                          </m:r>
                        </m:sub>
                      </m:sSub>
                      <m:r>
                        <w:rPr>
                          <w:rFonts w:ascii="Cambria Math" w:hAnsi="Cambria Math" w:cs="Times New Roman"/>
                        </w:rPr>
                        <m:t>,hr</m:t>
                      </m:r>
                    </m:sub>
                    <m:sup>
                      <m:r>
                        <w:rPr>
                          <w:rFonts w:ascii="Cambria Math" w:hAnsi="Cambria Math" w:cs="Times New Roman"/>
                        </w:rPr>
                        <m:t>Ch</m:t>
                      </m:r>
                    </m:sup>
                  </m:sSubSup>
                </m:e>
              </m:nary>
              <m:r>
                <w:rPr>
                  <w:rFonts w:ascii="Cambria Math" w:hAnsi="Cambria Math" w:cs="Times New Roman"/>
                </w:rPr>
                <m:t xml:space="preserve"> ∀u,j=u, ∀j</m:t>
              </m:r>
              <m:r>
                <w:rPr>
                  <w:rFonts w:ascii="Cambria Math" w:hAnsi="Cambria Math" w:cs="Times New Roman"/>
                  <w:lang w:eastAsia="zh-CN"/>
                </w:rPr>
                <m:t>,</m:t>
              </m:r>
              <m:r>
                <w:rPr>
                  <w:rFonts w:ascii="Cambria Math" w:hAnsi="Cambria Math" w:cs="Times New Roman"/>
                </w:rPr>
                <m:t>hr</m:t>
              </m:r>
              <w:bookmarkEnd w:id="76"/>
              <m:r>
                <w:rPr>
                  <w:rFonts w:ascii="Cambria Math" w:hAnsi="Cambria Math" w:cs="Times New Roman"/>
                </w:rPr>
                <m:t xml:space="preserve">              </m:t>
              </m:r>
            </m:oMath>
            <w:r w:rsidR="0053389F" w:rsidRPr="006A6F6D">
              <w:rPr>
                <w:rFonts w:ascii="Times New Roman" w:hAnsi="Times New Roman" w:cs="Times New Roman"/>
              </w:rPr>
              <w:t xml:space="preserve"> </w:t>
            </w:r>
          </w:p>
          <w:p w14:paraId="55B57B91" w14:textId="77777777" w:rsidR="0053389F" w:rsidRPr="006A6F6D" w:rsidRDefault="0053389F" w:rsidP="0053389F">
            <w:pPr>
              <w:rPr>
                <w:rFonts w:ascii="Times New Roman" w:hAnsi="Times New Roman" w:cs="Times New Roman"/>
              </w:rPr>
            </w:pPr>
            <w:bookmarkStart w:id="77" w:name="_Toc145671131"/>
            <w:r w:rsidRPr="006A6F6D">
              <w:rPr>
                <w:rFonts w:ascii="Times New Roman" w:hAnsi="Times New Roman" w:cs="Times New Roman"/>
              </w:rPr>
              <w:t>(39)</w:t>
            </w:r>
            <w:bookmarkEnd w:id="77"/>
          </w:p>
          <w:p w14:paraId="2E524996" w14:textId="48009272" w:rsidR="0053389F" w:rsidRPr="006A6F6D" w:rsidRDefault="0053389F" w:rsidP="0053389F">
            <w:pPr>
              <w:rPr>
                <w:rFonts w:ascii="Times New Roman" w:hAnsi="Times New Roman" w:cs="Times New Roman"/>
              </w:rPr>
            </w:pPr>
            <w:r w:rsidRPr="006A6F6D">
              <w:rPr>
                <w:rFonts w:ascii="Times New Roman" w:hAnsi="Times New Roman" w:cs="Times New Roman"/>
              </w:rPr>
              <w:t xml:space="preserve">where </w:t>
            </w: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NGICEj</m:t>
                  </m:r>
                  <m:r>
                    <w:rPr>
                      <w:rFonts w:ascii="Cambria Math" w:hAnsi="Cambria Math" w:cs="Times New Roman"/>
                    </w:rPr>
                    <m:t>,hr</m:t>
                  </m:r>
                </m:sub>
                <m:sup/>
              </m:sSubSup>
            </m:oMath>
            <w:r w:rsidRPr="006A6F6D">
              <w:rPr>
                <w:rFonts w:ascii="Times New Roman" w:hAnsi="Times New Roman" w:cs="Times New Roma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NGMTGj</m:t>
                  </m:r>
                  <m:r>
                    <w:rPr>
                      <w:rFonts w:ascii="Cambria Math" w:hAnsi="Cambria Math" w:cs="Times New Roman"/>
                    </w:rPr>
                    <m:t>,hr</m:t>
                  </m:r>
                </m:sub>
                <m:sup/>
              </m:sSubSup>
            </m:oMath>
            <w:r w:rsidRPr="006A6F6D">
              <w:rPr>
                <w:rFonts w:ascii="Times New Roman" w:hAnsi="Times New Roman" w:cs="Times New Roman"/>
              </w:rPr>
              <w:t xml:space="preserve">and </w:t>
            </w: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FCj</m:t>
                  </m:r>
                  <m:r>
                    <w:rPr>
                      <w:rFonts w:ascii="Cambria Math" w:hAnsi="Cambria Math" w:cs="Times New Roman"/>
                    </w:rPr>
                    <m:t>,hr</m:t>
                  </m:r>
                </m:sub>
                <m:sup/>
              </m:sSubSup>
            </m:oMath>
            <w:r w:rsidRPr="006A6F6D">
              <w:rPr>
                <w:rFonts w:ascii="Times New Roman" w:hAnsi="Times New Roman" w:cs="Times New Roman"/>
              </w:rPr>
              <w:t xml:space="preserve"> are the heating rates provided by CHPs, which are involved in the following CHP thermal balance constraints, </w:t>
            </w:r>
          </w:p>
          <w:p w14:paraId="25DDC627" w14:textId="3EC8935C" w:rsidR="0053389F" w:rsidRPr="006A6F6D" w:rsidRDefault="00000000" w:rsidP="0053389F">
            <w:pPr>
              <w:spacing w:before="120" w:after="120"/>
              <w:rPr>
                <w:rFonts w:ascii="Times New Roman" w:hAnsi="Times New Roman" w:cs="Times New Roman"/>
                <w:lang w:eastAsia="zh-CN"/>
              </w:rPr>
            </w:pP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NGICEj</m:t>
                  </m:r>
                  <m:r>
                    <w:rPr>
                      <w:rFonts w:ascii="Cambria Math" w:hAnsi="Cambria Math" w:cs="Times New Roman"/>
                    </w:rPr>
                    <m:t>,hr</m:t>
                  </m:r>
                </m:sub>
                <m:sup/>
              </m:sSubSup>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NGICEj,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C</m:t>
                          </m:r>
                        </m:e>
                        <m:sub>
                          <m:r>
                            <w:rPr>
                              <w:rFonts w:ascii="Cambria Math" w:hAnsi="Cambria Math" w:cs="Times New Roman"/>
                              <w:lang w:eastAsia="zh-CN"/>
                            </w:rPr>
                            <m:t>CHP NGICEj</m:t>
                          </m:r>
                          <m:r>
                            <w:rPr>
                              <w:rFonts w:ascii="Cambria Math" w:hAnsi="Cambria Math" w:cs="Times New Roman"/>
                            </w:rPr>
                            <m:t>,hr</m:t>
                          </m:r>
                        </m:sub>
                        <m:sup/>
                      </m:sSubSup>
                    </m:e>
                  </m:d>
                </m:e>
              </m:nary>
              <m:r>
                <w:rPr>
                  <w:rFonts w:ascii="Cambria Math" w:hAnsi="Cambria Math" w:cs="Times New Roman"/>
                  <w:lang w:eastAsia="zh-CN"/>
                </w:rPr>
                <m:t>,</m:t>
              </m:r>
              <m:r>
                <w:rPr>
                  <w:rFonts w:ascii="Cambria Math" w:hAnsi="Cambria Math" w:cs="Times New Roman"/>
                </w:rPr>
                <m:t xml:space="preserve"> ∀j,hr</m:t>
              </m:r>
            </m:oMath>
            <w:r w:rsidR="0053389F" w:rsidRPr="006A6F6D">
              <w:rPr>
                <w:rFonts w:ascii="Times New Roman" w:hAnsi="Times New Roman" w:cs="Times New Roman"/>
                <w:lang w:eastAsia="zh-CN"/>
              </w:rPr>
              <w:t xml:space="preserve"> (40)</w:t>
            </w:r>
          </w:p>
          <w:p w14:paraId="480784A8" w14:textId="495C5C65" w:rsidR="0053389F" w:rsidRPr="006A6F6D" w:rsidRDefault="00000000" w:rsidP="0053389F">
            <w:pPr>
              <w:spacing w:before="120" w:after="120"/>
              <w:rPr>
                <w:rFonts w:ascii="Times New Roman" w:hAnsi="Times New Roman" w:cs="Times New Roman"/>
              </w:rPr>
            </w:pP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NGMTGj,</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sup</m:t>
                      </m:r>
                    </m:sub>
                  </m:sSub>
                  <m:r>
                    <w:rPr>
                      <w:rFonts w:ascii="Cambria Math" w:hAnsi="Cambria Math" w:cs="Times New Roman"/>
                    </w:rPr>
                    <m:t>,</m:t>
                  </m:r>
                  <m:sSub>
                    <m:sSubPr>
                      <m:ctrlPr>
                        <w:rPr>
                          <w:rFonts w:ascii="Cambria Math" w:hAnsi="Cambria Math" w:cs="Times New Roman"/>
                          <w:i/>
                          <w:lang w:eastAsia="zh-CN"/>
                        </w:rPr>
                      </m:ctrlPr>
                    </m:sSubPr>
                    <m:e>
                      <m:r>
                        <w:rPr>
                          <w:rFonts w:ascii="Cambria Math" w:hAnsi="Cambria Math" w:cs="Times New Roman"/>
                          <w:lang w:eastAsia="zh-CN"/>
                        </w:rPr>
                        <m:t>s</m:t>
                      </m:r>
                    </m:e>
                    <m:sub>
                      <m:r>
                        <w:rPr>
                          <w:rFonts w:ascii="Cambria Math" w:hAnsi="Cambria Math" w:cs="Times New Roman"/>
                          <w:lang w:eastAsia="zh-CN"/>
                        </w:rPr>
                        <m:t>dem</m:t>
                      </m:r>
                    </m:sub>
                  </m:sSub>
                  <m:r>
                    <w:rPr>
                      <w:rFonts w:ascii="Cambria Math" w:hAnsi="Cambria Math" w:cs="Times New Roman"/>
                    </w:rPr>
                    <m:t>,hr</m:t>
                  </m:r>
                </m:sub>
                <m:sup/>
              </m:sSubSup>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NGMTGj,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C</m:t>
                          </m:r>
                        </m:e>
                        <m:sub>
                          <m:r>
                            <w:rPr>
                              <w:rFonts w:ascii="Cambria Math" w:hAnsi="Cambria Math" w:cs="Times New Roman"/>
                              <w:lang w:eastAsia="zh-CN"/>
                            </w:rPr>
                            <m:t>CHP NGMTGj,</m:t>
                          </m:r>
                          <m:r>
                            <w:rPr>
                              <w:rFonts w:ascii="Cambria Math" w:hAnsi="Cambria Math" w:cs="Times New Roman"/>
                            </w:rPr>
                            <m:t>hr</m:t>
                          </m:r>
                        </m:sub>
                        <m:sup/>
                      </m:sSubSup>
                    </m:e>
                  </m:d>
                </m:e>
              </m:nary>
              <m:r>
                <w:rPr>
                  <w:rFonts w:ascii="Cambria Math" w:hAnsi="Cambria Math" w:cs="Times New Roman"/>
                  <w:lang w:eastAsia="zh-CN"/>
                </w:rPr>
                <m:t>,</m:t>
              </m:r>
              <m:r>
                <w:rPr>
                  <w:rFonts w:ascii="Cambria Math" w:hAnsi="Cambria Math" w:cs="Times New Roman"/>
                </w:rPr>
                <m:t xml:space="preserve"> ∀j</m:t>
              </m:r>
              <m:r>
                <w:rPr>
                  <w:rFonts w:ascii="Cambria Math" w:hAnsi="Cambria Math" w:cs="Times New Roman"/>
                  <w:lang w:eastAsia="zh-CN"/>
                </w:rPr>
                <m:t>,</m:t>
              </m:r>
              <m:r>
                <w:rPr>
                  <w:rFonts w:ascii="Cambria Math" w:hAnsi="Cambria Math" w:cs="Times New Roman"/>
                </w:rPr>
                <m:t>hr</m:t>
              </m:r>
              <m:r>
                <w:rPr>
                  <w:rFonts w:ascii="Cambria Math" w:hAnsi="Cambria Math" w:cs="Times New Roman"/>
                  <w:lang w:eastAsia="zh-CN"/>
                </w:rPr>
                <m:t xml:space="preserve"> </m:t>
              </m:r>
            </m:oMath>
            <w:r w:rsidR="0053389F" w:rsidRPr="006A6F6D">
              <w:rPr>
                <w:rFonts w:ascii="Times New Roman" w:hAnsi="Times New Roman" w:cs="Times New Roman"/>
                <w:lang w:eastAsia="zh-CN"/>
              </w:rPr>
              <w:t xml:space="preserve">                                           (41)</w:t>
            </w:r>
          </w:p>
          <w:p w14:paraId="63790D9A" w14:textId="60CA507F" w:rsidR="0053389F" w:rsidRPr="006A6F6D" w:rsidRDefault="00000000" w:rsidP="0053389F">
            <w:pPr>
              <w:spacing w:before="120" w:after="120"/>
              <w:rPr>
                <w:rFonts w:ascii="Times New Roman" w:hAnsi="Times New Roman" w:cs="Times New Roman"/>
              </w:rPr>
            </w:pPr>
            <m:oMath>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FCj,</m:t>
                  </m:r>
                  <m:r>
                    <w:rPr>
                      <w:rFonts w:ascii="Cambria Math" w:hAnsi="Cambria Math" w:cs="Times New Roman"/>
                    </w:rPr>
                    <m:t>hr</m:t>
                  </m:r>
                </m:sub>
                <m:sup/>
              </m:sSubSup>
              <m:r>
                <w:rPr>
                  <w:rFonts w:ascii="Cambria Math" w:hAnsi="Cambria Math" w:cs="Times New Roman"/>
                  <w:lang w:eastAsia="zh-CN"/>
                </w:rPr>
                <m:t>=</m:t>
              </m:r>
              <m:nary>
                <m:naryPr>
                  <m:chr m:val="∑"/>
                  <m:limLoc m:val="undOvr"/>
                  <m:supHide m:val="1"/>
                  <m:ctrlPr>
                    <w:rPr>
                      <w:rFonts w:ascii="Cambria Math" w:hAnsi="Cambria Math" w:cs="Times New Roman"/>
                      <w:i/>
                      <w:lang w:eastAsia="zh-CN"/>
                    </w:rPr>
                  </m:ctrlPr>
                </m:naryPr>
                <m:sub>
                  <m:r>
                    <w:rPr>
                      <w:rFonts w:ascii="Cambria Math" w:hAnsi="Cambria Math" w:cs="Times New Roman"/>
                      <w:lang w:eastAsia="zh-CN"/>
                    </w:rPr>
                    <m:t>u</m:t>
                  </m:r>
                </m:sub>
                <m:sup/>
                <m:e>
                  <m:d>
                    <m:dPr>
                      <m:ctrlPr>
                        <w:rPr>
                          <w:rFonts w:ascii="Cambria Math" w:hAnsi="Cambria Math" w:cs="Times New Roman"/>
                          <w:i/>
                          <w:lang w:eastAsia="zh-CN"/>
                        </w:rPr>
                      </m:ctrlPr>
                    </m:dPr>
                    <m:e>
                      <m:sSubSup>
                        <m:sSubSupPr>
                          <m:ctrlPr>
                            <w:rPr>
                              <w:rFonts w:ascii="Cambria Math" w:hAnsi="Cambria Math" w:cs="Times New Roman"/>
                              <w:i/>
                              <w:lang w:eastAsia="zh-CN"/>
                            </w:rPr>
                          </m:ctrlPr>
                        </m:sSubSupPr>
                        <m:e>
                          <m:r>
                            <w:rPr>
                              <w:rFonts w:ascii="Cambria Math" w:hAnsi="Cambria Math" w:cs="Times New Roman"/>
                              <w:lang w:eastAsia="zh-CN"/>
                            </w:rPr>
                            <m:t>H</m:t>
                          </m:r>
                        </m:e>
                        <m:sub>
                          <m:r>
                            <w:rPr>
                              <w:rFonts w:ascii="Cambria Math" w:hAnsi="Cambria Math" w:cs="Times New Roman"/>
                              <w:lang w:eastAsia="zh-CN"/>
                            </w:rPr>
                            <m:t>CHP FCj</m:t>
                          </m:r>
                          <m:r>
                            <w:rPr>
                              <w:rFonts w:ascii="Cambria Math" w:hAnsi="Cambria Math" w:cs="Times New Roman"/>
                            </w:rPr>
                            <m:t>,hr</m:t>
                          </m:r>
                        </m:sub>
                        <m:sup/>
                      </m:sSubSup>
                      <m:r>
                        <w:rPr>
                          <w:rFonts w:ascii="Cambria Math" w:hAnsi="Cambria Math" w:cs="Times New Roman"/>
                          <w:lang w:eastAsia="zh-CN"/>
                        </w:rPr>
                        <m:t>+</m:t>
                      </m:r>
                      <m:sSubSup>
                        <m:sSubSupPr>
                          <m:ctrlPr>
                            <w:rPr>
                              <w:rFonts w:ascii="Cambria Math" w:hAnsi="Cambria Math" w:cs="Times New Roman"/>
                              <w:i/>
                              <w:lang w:eastAsia="zh-CN"/>
                            </w:rPr>
                          </m:ctrlPr>
                        </m:sSubSupPr>
                        <m:e>
                          <m:r>
                            <w:rPr>
                              <w:rFonts w:ascii="Cambria Math" w:hAnsi="Cambria Math" w:cs="Times New Roman"/>
                              <w:lang w:eastAsia="zh-CN"/>
                            </w:rPr>
                            <m:t>C</m:t>
                          </m:r>
                        </m:e>
                        <m:sub>
                          <m:r>
                            <w:rPr>
                              <w:rFonts w:ascii="Cambria Math" w:hAnsi="Cambria Math" w:cs="Times New Roman"/>
                              <w:lang w:eastAsia="zh-CN"/>
                            </w:rPr>
                            <m:t>CHP FCj</m:t>
                          </m:r>
                          <m:r>
                            <w:rPr>
                              <w:rFonts w:ascii="Cambria Math" w:hAnsi="Cambria Math" w:cs="Times New Roman"/>
                            </w:rPr>
                            <m:t>,hr</m:t>
                          </m:r>
                        </m:sub>
                        <m:sup/>
                      </m:sSubSup>
                    </m:e>
                  </m:d>
                </m:e>
              </m:nary>
              <m:r>
                <w:rPr>
                  <w:rFonts w:ascii="Cambria Math" w:hAnsi="Cambria Math" w:cs="Times New Roman"/>
                  <w:lang w:eastAsia="zh-CN"/>
                </w:rPr>
                <m:t>,</m:t>
              </m:r>
              <m:r>
                <w:rPr>
                  <w:rFonts w:ascii="Cambria Math" w:hAnsi="Cambria Math" w:cs="Times New Roman"/>
                </w:rPr>
                <m:t xml:space="preserve"> ∀j</m:t>
              </m:r>
              <m:r>
                <w:rPr>
                  <w:rFonts w:ascii="Cambria Math" w:hAnsi="Cambria Math" w:cs="Times New Roman"/>
                  <w:lang w:eastAsia="zh-CN"/>
                </w:rPr>
                <m:t>,</m:t>
              </m:r>
              <m:r>
                <w:rPr>
                  <w:rFonts w:ascii="Cambria Math" w:hAnsi="Cambria Math" w:cs="Times New Roman"/>
                </w:rPr>
                <m:t>hr</m:t>
              </m:r>
            </m:oMath>
            <w:r w:rsidR="0053389F" w:rsidRPr="006A6F6D">
              <w:rPr>
                <w:rFonts w:ascii="Times New Roman" w:hAnsi="Times New Roman" w:cs="Times New Roman"/>
                <w:lang w:eastAsia="zh-CN"/>
              </w:rPr>
              <w:t xml:space="preserve">                     (42)</w:t>
            </w:r>
          </w:p>
          <w:p w14:paraId="360BAE5A" w14:textId="77777777" w:rsidR="0053389F" w:rsidRPr="006A6F6D" w:rsidRDefault="0053389F" w:rsidP="0053389F">
            <w:pPr>
              <w:rPr>
                <w:rFonts w:ascii="Times New Roman" w:hAnsi="Times New Roman" w:cs="Times New Roman"/>
              </w:rPr>
            </w:pPr>
            <w:r w:rsidRPr="006A6F6D">
              <w:rPr>
                <w:rFonts w:ascii="Times New Roman" w:hAnsi="Times New Roman" w:cs="Times New Roman"/>
              </w:rPr>
              <w:t>The thermal balance for the cooling demand can be formulated similarly.</w:t>
            </w:r>
          </w:p>
        </w:tc>
      </w:tr>
      <w:tr w:rsidR="0053389F" w14:paraId="406C703A" w14:textId="77777777" w:rsidTr="00383C62">
        <w:tc>
          <w:tcPr>
            <w:tcW w:w="9622" w:type="dxa"/>
          </w:tcPr>
          <w:p w14:paraId="214DCADE" w14:textId="77777777" w:rsidR="0053389F" w:rsidRPr="006A6F6D" w:rsidRDefault="0053389F" w:rsidP="0053389F">
            <w:pPr>
              <w:rPr>
                <w:rFonts w:ascii="Times New Roman" w:hAnsi="Times New Roman" w:cs="Times New Roman"/>
                <w:b/>
                <w:iCs/>
              </w:rPr>
            </w:pPr>
            <w:r w:rsidRPr="006A6F6D">
              <w:rPr>
                <w:rFonts w:ascii="Times New Roman" w:hAnsi="Times New Roman" w:cs="Times New Roman"/>
                <w:b/>
                <w:iCs/>
              </w:rPr>
              <w:lastRenderedPageBreak/>
              <w:t>Temporal resolution</w:t>
            </w:r>
          </w:p>
        </w:tc>
      </w:tr>
      <w:tr w:rsidR="0053389F" w14:paraId="5A74F5BE" w14:textId="77777777" w:rsidTr="00383C62">
        <w:tc>
          <w:tcPr>
            <w:tcW w:w="9622" w:type="dxa"/>
          </w:tcPr>
          <w:p w14:paraId="1B1A4926" w14:textId="77777777" w:rsidR="0053389F" w:rsidRPr="006A6F6D" w:rsidRDefault="0053389F" w:rsidP="0053389F">
            <w:pPr>
              <w:rPr>
                <w:rFonts w:ascii="Times New Roman" w:hAnsi="Times New Roman" w:cs="Times New Roman"/>
              </w:rPr>
            </w:pPr>
            <w:r w:rsidRPr="006A6F6D">
              <w:rPr>
                <w:rFonts w:ascii="Times New Roman" w:hAnsi="Times New Roman" w:cs="Times New Roman"/>
              </w:rPr>
              <w:t>Hourly resolution</w:t>
            </w:r>
          </w:p>
        </w:tc>
      </w:tr>
      <w:tr w:rsidR="0053389F" w14:paraId="4864F0AD" w14:textId="77777777" w:rsidTr="00383C62">
        <w:tc>
          <w:tcPr>
            <w:tcW w:w="9622" w:type="dxa"/>
          </w:tcPr>
          <w:p w14:paraId="54046A0A" w14:textId="77777777" w:rsidR="0053389F" w:rsidRPr="006A6F6D" w:rsidRDefault="0053389F" w:rsidP="0053389F">
            <w:pPr>
              <w:rPr>
                <w:rFonts w:ascii="Times New Roman" w:hAnsi="Times New Roman" w:cs="Times New Roman"/>
                <w:b/>
                <w:iCs/>
              </w:rPr>
            </w:pPr>
            <w:r w:rsidRPr="006A6F6D">
              <w:rPr>
                <w:rFonts w:ascii="Times New Roman" w:hAnsi="Times New Roman" w:cs="Times New Roman"/>
                <w:b/>
                <w:iCs/>
              </w:rPr>
              <w:t>Time horizon</w:t>
            </w:r>
          </w:p>
        </w:tc>
      </w:tr>
      <w:tr w:rsidR="0053389F" w14:paraId="272B42F0" w14:textId="77777777" w:rsidTr="00383C62">
        <w:tc>
          <w:tcPr>
            <w:tcW w:w="9622" w:type="dxa"/>
          </w:tcPr>
          <w:p w14:paraId="6371FE07" w14:textId="77777777" w:rsidR="0053389F" w:rsidRPr="006A6F6D" w:rsidRDefault="0053389F" w:rsidP="0053389F">
            <w:pPr>
              <w:rPr>
                <w:rFonts w:ascii="Times New Roman" w:hAnsi="Times New Roman" w:cs="Times New Roman"/>
              </w:rPr>
            </w:pPr>
            <w:r w:rsidRPr="006A6F6D">
              <w:rPr>
                <w:rFonts w:ascii="Times New Roman" w:hAnsi="Times New Roman" w:cs="Times New Roman"/>
              </w:rPr>
              <w:t>1 Day</w:t>
            </w:r>
          </w:p>
        </w:tc>
      </w:tr>
    </w:tbl>
    <w:p w14:paraId="41B3B659" w14:textId="77777777" w:rsidR="008D46A0" w:rsidRDefault="008D46A0" w:rsidP="008D46A0"/>
    <w:p w14:paraId="48112DB2" w14:textId="12AF2E7F" w:rsidR="008605BD" w:rsidRDefault="008605BD">
      <w:r>
        <w:br w:type="page"/>
      </w:r>
    </w:p>
    <w:p w14:paraId="7F4FF5CC" w14:textId="77777777" w:rsidR="008605BD" w:rsidRDefault="008605BD" w:rsidP="008605BD"/>
    <w:tbl>
      <w:tblPr>
        <w:tblStyle w:val="TableGrid"/>
        <w:tblW w:w="9918" w:type="dxa"/>
        <w:tblLook w:val="04A0" w:firstRow="1" w:lastRow="0" w:firstColumn="1" w:lastColumn="0" w:noHBand="0" w:noVBand="1"/>
      </w:tblPr>
      <w:tblGrid>
        <w:gridCol w:w="9918"/>
      </w:tblGrid>
      <w:tr w:rsidR="008605BD" w14:paraId="7D581119" w14:textId="77777777" w:rsidTr="00383C62">
        <w:trPr>
          <w:trHeight w:val="520"/>
        </w:trPr>
        <w:tc>
          <w:tcPr>
            <w:tcW w:w="9918" w:type="dxa"/>
          </w:tcPr>
          <w:p w14:paraId="6F7407D3" w14:textId="77777777" w:rsidR="008605BD" w:rsidRPr="004E4EF7" w:rsidRDefault="008605BD" w:rsidP="00383C62">
            <w:pPr>
              <w:spacing w:line="259" w:lineRule="auto"/>
              <w:rPr>
                <w:b/>
                <w:bCs/>
              </w:rPr>
            </w:pPr>
            <w:r>
              <w:rPr>
                <w:b/>
                <w:bCs/>
              </w:rPr>
              <w:t>Input data connection</w:t>
            </w:r>
          </w:p>
          <w:p w14:paraId="515D24C2" w14:textId="77777777" w:rsidR="008605BD" w:rsidRDefault="008605BD" w:rsidP="008605BD">
            <w:pPr>
              <w:pStyle w:val="ListParagraph"/>
              <w:numPr>
                <w:ilvl w:val="0"/>
                <w:numId w:val="9"/>
              </w:numPr>
              <w:jc w:val="both"/>
              <w:rPr>
                <w:rFonts w:eastAsia="Calibri" w:cs="Calibri"/>
                <w:color w:val="ED7D31" w:themeColor="accent2"/>
              </w:rPr>
            </w:pPr>
            <w:r w:rsidRPr="002D5ECD">
              <w:rPr>
                <w:color w:val="0070C0"/>
              </w:rPr>
              <w:t>Describe where the input data were derived and provide connection link</w:t>
            </w:r>
          </w:p>
        </w:tc>
      </w:tr>
      <w:tr w:rsidR="008605BD" w:rsidRPr="00863493" w14:paraId="12F6CBF9" w14:textId="77777777" w:rsidTr="00383C62">
        <w:trPr>
          <w:trHeight w:val="300"/>
        </w:trPr>
        <w:tc>
          <w:tcPr>
            <w:tcW w:w="9918" w:type="dxa"/>
          </w:tcPr>
          <w:p w14:paraId="07344122" w14:textId="77777777" w:rsidR="008605BD" w:rsidRDefault="008605BD" w:rsidP="00383C62">
            <w:pPr>
              <w:rPr>
                <w:b/>
                <w:bCs/>
                <w:i/>
                <w:iCs/>
              </w:rPr>
            </w:pPr>
          </w:p>
          <w:p w14:paraId="7AB37257" w14:textId="77777777" w:rsidR="008605BD" w:rsidRPr="00B34215" w:rsidRDefault="008605BD" w:rsidP="00383C62">
            <w:pPr>
              <w:rPr>
                <w:b/>
                <w:bCs/>
                <w:i/>
                <w:iCs/>
              </w:rPr>
            </w:pPr>
            <w:r w:rsidRPr="0A71D1D1">
              <w:rPr>
                <w:b/>
                <w:bCs/>
                <w:i/>
                <w:iCs/>
              </w:rPr>
              <w:t>Energy demand of users</w:t>
            </w:r>
          </w:p>
          <w:p w14:paraId="51366E43" w14:textId="660EC117" w:rsidR="008605BD" w:rsidRPr="00EB5F21" w:rsidRDefault="008605BD" w:rsidP="00383C62">
            <w:pPr>
              <w:rPr>
                <w:i/>
                <w:iCs/>
              </w:rPr>
            </w:pPr>
            <w:r w:rsidRPr="25E234CB">
              <w:rPr>
                <w:i/>
                <w:iCs/>
              </w:rPr>
              <w:t xml:space="preserve">The hourly energy rate demand for electricity, </w:t>
            </w:r>
            <w:r>
              <w:rPr>
                <w:i/>
                <w:iCs/>
              </w:rPr>
              <w:t>thermal energy (including the demand of domestic hot water and space heating)</w:t>
            </w:r>
            <w:r w:rsidRPr="25E234CB">
              <w:rPr>
                <w:i/>
                <w:iCs/>
              </w:rPr>
              <w:t xml:space="preserve">, and space cooling </w:t>
            </w:r>
            <w:r w:rsidR="0030637D">
              <w:rPr>
                <w:i/>
                <w:iCs/>
              </w:rPr>
              <w:t xml:space="preserve">of energy system </w:t>
            </w:r>
            <w:r>
              <w:rPr>
                <w:i/>
                <w:iCs/>
              </w:rPr>
              <w:t xml:space="preserve"> is given</w:t>
            </w:r>
            <w:r w:rsidRPr="25E234CB">
              <w:rPr>
                <w:i/>
                <w:iCs/>
              </w:rPr>
              <w:t xml:space="preserve"> for four representative season </w:t>
            </w:r>
            <w:r>
              <w:rPr>
                <w:i/>
                <w:iCs/>
              </w:rPr>
              <w:t xml:space="preserve">days, as shown in </w:t>
            </w:r>
            <w:r>
              <w:rPr>
                <w:i/>
                <w:iCs/>
              </w:rPr>
              <w:fldChar w:fldCharType="begin"/>
            </w:r>
            <w:r>
              <w:rPr>
                <w:i/>
                <w:iCs/>
              </w:rPr>
              <w:instrText xml:space="preserve"> REF _Ref157779957 \h  \* MERGEFORMAT </w:instrText>
            </w:r>
            <w:r>
              <w:rPr>
                <w:i/>
                <w:iCs/>
              </w:rPr>
            </w:r>
            <w:r>
              <w:rPr>
                <w:i/>
                <w:iCs/>
              </w:rPr>
              <w:fldChar w:fldCharType="separate"/>
            </w:r>
            <w:r w:rsidRPr="002550A3">
              <w:rPr>
                <w:i/>
                <w:iCs/>
              </w:rPr>
              <w:t>Figure 1</w:t>
            </w:r>
            <w:r>
              <w:rPr>
                <w:i/>
                <w:iCs/>
              </w:rPr>
              <w:fldChar w:fldCharType="end"/>
            </w:r>
            <w:r>
              <w:rPr>
                <w:i/>
                <w:iCs/>
              </w:rPr>
              <w:t xml:space="preserve">, </w:t>
            </w:r>
            <w:r>
              <w:rPr>
                <w:i/>
                <w:iCs/>
              </w:rPr>
              <w:fldChar w:fldCharType="begin"/>
            </w:r>
            <w:r>
              <w:rPr>
                <w:i/>
                <w:iCs/>
              </w:rPr>
              <w:instrText xml:space="preserve"> REF _Ref157779959 \h  \* MERGEFORMAT </w:instrText>
            </w:r>
            <w:r>
              <w:rPr>
                <w:i/>
                <w:iCs/>
              </w:rPr>
            </w:r>
            <w:r>
              <w:rPr>
                <w:i/>
                <w:iCs/>
              </w:rPr>
              <w:fldChar w:fldCharType="separate"/>
            </w:r>
            <w:r w:rsidRPr="002550A3">
              <w:rPr>
                <w:i/>
                <w:iCs/>
              </w:rPr>
              <w:t>Figure 2</w:t>
            </w:r>
            <w:r>
              <w:rPr>
                <w:i/>
                <w:iCs/>
              </w:rPr>
              <w:fldChar w:fldCharType="end"/>
            </w:r>
            <w:r>
              <w:rPr>
                <w:i/>
                <w:iCs/>
              </w:rPr>
              <w:t xml:space="preserve">, </w:t>
            </w:r>
            <w:r>
              <w:rPr>
                <w:i/>
                <w:iCs/>
              </w:rPr>
              <w:fldChar w:fldCharType="begin"/>
            </w:r>
            <w:r>
              <w:rPr>
                <w:i/>
                <w:iCs/>
              </w:rPr>
              <w:instrText xml:space="preserve"> REF _Ref157779961 \h  \* MERGEFORMAT </w:instrText>
            </w:r>
            <w:r>
              <w:rPr>
                <w:i/>
                <w:iCs/>
              </w:rPr>
            </w:r>
            <w:r>
              <w:rPr>
                <w:i/>
                <w:iCs/>
              </w:rPr>
              <w:fldChar w:fldCharType="separate"/>
            </w:r>
            <w:r w:rsidRPr="002550A3">
              <w:rPr>
                <w:i/>
                <w:iCs/>
              </w:rPr>
              <w:t>Figure 3</w:t>
            </w:r>
            <w:r>
              <w:rPr>
                <w:i/>
                <w:iCs/>
              </w:rPr>
              <w:fldChar w:fldCharType="end"/>
            </w:r>
            <w:r>
              <w:rPr>
                <w:i/>
                <w:iCs/>
              </w:rPr>
              <w:t xml:space="preserve">, and </w:t>
            </w:r>
            <w:r>
              <w:rPr>
                <w:i/>
                <w:iCs/>
              </w:rPr>
              <w:fldChar w:fldCharType="begin"/>
            </w:r>
            <w:r>
              <w:rPr>
                <w:i/>
                <w:iCs/>
              </w:rPr>
              <w:instrText xml:space="preserve"> REF _Ref157779962 \h  \* MERGEFORMAT </w:instrText>
            </w:r>
            <w:r>
              <w:rPr>
                <w:i/>
                <w:iCs/>
              </w:rPr>
            </w:r>
            <w:r>
              <w:rPr>
                <w:i/>
                <w:iCs/>
              </w:rPr>
              <w:fldChar w:fldCharType="separate"/>
            </w:r>
            <w:r w:rsidRPr="002550A3">
              <w:rPr>
                <w:i/>
                <w:iCs/>
              </w:rPr>
              <w:t>Figure 4</w:t>
            </w:r>
            <w:r>
              <w:rPr>
                <w:i/>
                <w:iCs/>
              </w:rPr>
              <w:fldChar w:fldCharType="end"/>
            </w:r>
            <w:r w:rsidRPr="25E234CB">
              <w:rPr>
                <w:i/>
                <w:iCs/>
              </w:rPr>
              <w:t xml:space="preserve">. </w:t>
            </w:r>
            <w:r>
              <w:rPr>
                <w:i/>
                <w:iCs/>
              </w:rPr>
              <w:t>B</w:t>
            </w:r>
            <w:r w:rsidRPr="25E234CB">
              <w:rPr>
                <w:i/>
                <w:iCs/>
              </w:rPr>
              <w:t>ased on the climatic characteristics of the zone</w:t>
            </w:r>
            <w:r>
              <w:rPr>
                <w:i/>
                <w:iCs/>
              </w:rPr>
              <w:t>, and</w:t>
            </w:r>
            <w:r w:rsidRPr="25E234CB">
              <w:rPr>
                <w:i/>
                <w:iCs/>
              </w:rPr>
              <w:t xml:space="preserve"> when it is possible to turn on the heating systems in the relative climatic zone (from October</w:t>
            </w:r>
            <w:r>
              <w:rPr>
                <w:i/>
                <w:iCs/>
              </w:rPr>
              <w:t xml:space="preserve"> 22</w:t>
            </w:r>
            <w:r w:rsidRPr="25E234CB">
              <w:rPr>
                <w:i/>
                <w:iCs/>
              </w:rPr>
              <w:t xml:space="preserve"> to April</w:t>
            </w:r>
            <w:r>
              <w:rPr>
                <w:i/>
                <w:iCs/>
              </w:rPr>
              <w:t xml:space="preserve"> 7</w:t>
            </w:r>
            <w:r w:rsidRPr="25E234CB">
              <w:rPr>
                <w:i/>
                <w:iCs/>
              </w:rPr>
              <w:t>)</w:t>
            </w:r>
            <w:r>
              <w:rPr>
                <w:i/>
                <w:iCs/>
              </w:rPr>
              <w:t>, t</w:t>
            </w:r>
            <w:r w:rsidRPr="25E234CB">
              <w:rPr>
                <w:i/>
                <w:iCs/>
              </w:rPr>
              <w:t xml:space="preserve">o compute the annual energy requirements of the </w:t>
            </w:r>
            <w:r>
              <w:rPr>
                <w:i/>
                <w:iCs/>
              </w:rPr>
              <w:t>4 micro-energy hubs</w:t>
            </w:r>
            <w:r w:rsidRPr="25E234CB">
              <w:rPr>
                <w:i/>
                <w:iCs/>
              </w:rPr>
              <w:t xml:space="preserve">, </w:t>
            </w:r>
            <w:r>
              <w:rPr>
                <w:i/>
                <w:iCs/>
              </w:rPr>
              <w:t xml:space="preserve">the year </w:t>
            </w:r>
            <w:r w:rsidRPr="25E234CB">
              <w:rPr>
                <w:i/>
                <w:iCs/>
              </w:rPr>
              <w:t xml:space="preserve">is assumed to </w:t>
            </w:r>
            <w:r>
              <w:rPr>
                <w:i/>
                <w:iCs/>
              </w:rPr>
              <w:t>be composed of</w:t>
            </w:r>
            <w:r w:rsidRPr="25E234CB">
              <w:rPr>
                <w:i/>
                <w:iCs/>
              </w:rPr>
              <w:t xml:space="preserve"> 90 days in the cold season (December – February), 92 days in the cold mid-season (October </w:t>
            </w:r>
            <w:r>
              <w:rPr>
                <w:i/>
                <w:iCs/>
              </w:rPr>
              <w:t>22</w:t>
            </w:r>
            <w:r w:rsidRPr="25E234CB">
              <w:rPr>
                <w:i/>
                <w:iCs/>
              </w:rPr>
              <w:t xml:space="preserve"> – November 30, and March 1 – April </w:t>
            </w:r>
            <w:r>
              <w:rPr>
                <w:i/>
                <w:iCs/>
              </w:rPr>
              <w:t>7</w:t>
            </w:r>
            <w:r w:rsidRPr="25E234CB">
              <w:rPr>
                <w:i/>
                <w:iCs/>
              </w:rPr>
              <w:t xml:space="preserve">), 91 days in the hot mid-season (April </w:t>
            </w:r>
            <w:r>
              <w:rPr>
                <w:i/>
                <w:iCs/>
              </w:rPr>
              <w:t>8</w:t>
            </w:r>
            <w:r w:rsidRPr="25E234CB">
              <w:rPr>
                <w:i/>
                <w:iCs/>
              </w:rPr>
              <w:t xml:space="preserve"> – May 31, and September 1 – October </w:t>
            </w:r>
            <w:r>
              <w:rPr>
                <w:i/>
                <w:iCs/>
              </w:rPr>
              <w:t>21</w:t>
            </w:r>
            <w:r w:rsidRPr="25E234CB">
              <w:rPr>
                <w:i/>
                <w:iCs/>
              </w:rPr>
              <w:t>), and 92 days in the hot season (June – August).</w:t>
            </w:r>
          </w:p>
          <w:p w14:paraId="3030E784" w14:textId="77777777" w:rsidR="008605BD" w:rsidRDefault="008605BD" w:rsidP="00383C62">
            <w:pPr>
              <w:rPr>
                <w:i/>
                <w:iCs/>
              </w:rPr>
            </w:pPr>
          </w:p>
          <w:p w14:paraId="5F2E915C" w14:textId="77777777" w:rsidR="008605BD" w:rsidRDefault="008605BD" w:rsidP="00383C62">
            <w:pPr>
              <w:keepNext/>
            </w:pPr>
            <w:r>
              <w:rPr>
                <w:i/>
                <w:iCs/>
                <w:noProof/>
              </w:rPr>
              <w:drawing>
                <wp:inline distT="0" distB="0" distL="0" distR="0" wp14:anchorId="1CEB1DDA" wp14:editId="1DCA09DB">
                  <wp:extent cx="6116320" cy="3512820"/>
                  <wp:effectExtent l="0" t="0" r="0" b="0"/>
                  <wp:docPr id="1717813216" name="Immagine 7"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3216" name="Immagine 7" descr="Immagine che contiene testo, linea, schermata,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6320" cy="3512820"/>
                          </a:xfrm>
                          <a:prstGeom prst="rect">
                            <a:avLst/>
                          </a:prstGeom>
                        </pic:spPr>
                      </pic:pic>
                    </a:graphicData>
                  </a:graphic>
                </wp:inline>
              </w:drawing>
            </w:r>
          </w:p>
          <w:p w14:paraId="188B7188" w14:textId="1421B268" w:rsidR="008605BD" w:rsidRPr="00892733" w:rsidRDefault="008605BD" w:rsidP="00383C62">
            <w:pPr>
              <w:pStyle w:val="Caption"/>
              <w:jc w:val="center"/>
              <w:rPr>
                <w:rFonts w:eastAsia="Calibri" w:cs="Calibri"/>
                <w:color w:val="ED7D31" w:themeColor="accent2"/>
                <w:sz w:val="20"/>
              </w:rPr>
            </w:pPr>
            <w:bookmarkStart w:id="78" w:name="_Ref157779957"/>
            <w:r w:rsidRPr="00892733">
              <w:rPr>
                <w:rFonts w:eastAsia="Calibri" w:cs="Calibri"/>
                <w:color w:val="ED7D31" w:themeColor="accent2"/>
                <w:sz w:val="20"/>
              </w:rPr>
              <w:t xml:space="preserve">Figure </w:t>
            </w:r>
            <w:r w:rsidRPr="00892733">
              <w:rPr>
                <w:rFonts w:eastAsia="Calibri" w:cs="Calibri"/>
                <w:color w:val="ED7D31" w:themeColor="accent2"/>
                <w:sz w:val="20"/>
              </w:rPr>
              <w:fldChar w:fldCharType="begin"/>
            </w:r>
            <w:r w:rsidRPr="00892733">
              <w:rPr>
                <w:rFonts w:eastAsia="Calibri" w:cs="Calibri"/>
                <w:color w:val="ED7D31" w:themeColor="accent2"/>
                <w:sz w:val="20"/>
              </w:rPr>
              <w:instrText xml:space="preserve"> SEQ Figure \* ARABIC </w:instrText>
            </w:r>
            <w:r w:rsidRPr="00892733">
              <w:rPr>
                <w:rFonts w:eastAsia="Calibri" w:cs="Calibri"/>
                <w:color w:val="ED7D31" w:themeColor="accent2"/>
                <w:sz w:val="20"/>
              </w:rPr>
              <w:fldChar w:fldCharType="separate"/>
            </w:r>
            <w:r>
              <w:rPr>
                <w:rFonts w:eastAsia="Calibri" w:cs="Calibri"/>
                <w:noProof/>
                <w:color w:val="ED7D31" w:themeColor="accent2"/>
                <w:sz w:val="20"/>
              </w:rPr>
              <w:t>1</w:t>
            </w:r>
            <w:r w:rsidRPr="00892733">
              <w:rPr>
                <w:rFonts w:eastAsia="Calibri" w:cs="Calibri"/>
                <w:color w:val="ED7D31" w:themeColor="accent2"/>
                <w:sz w:val="20"/>
              </w:rPr>
              <w:fldChar w:fldCharType="end"/>
            </w:r>
            <w:bookmarkEnd w:id="78"/>
            <w:r w:rsidRPr="00892733">
              <w:rPr>
                <w:rFonts w:eastAsia="Calibri" w:cs="Calibri"/>
                <w:color w:val="ED7D31" w:themeColor="accent2"/>
                <w:sz w:val="20"/>
              </w:rPr>
              <w:t xml:space="preserve">. </w:t>
            </w:r>
            <w:r w:rsidRPr="001F0AC4">
              <w:rPr>
                <w:rFonts w:eastAsia="Calibri" w:cs="Calibri"/>
                <w:color w:val="ED7D31" w:themeColor="accent2"/>
                <w:sz w:val="20"/>
              </w:rPr>
              <w:t xml:space="preserve">Hourly mean energy rate demand </w:t>
            </w:r>
            <w:r>
              <w:rPr>
                <w:rFonts w:eastAsia="Calibri" w:cs="Calibri"/>
                <w:color w:val="ED7D31" w:themeColor="accent2"/>
                <w:sz w:val="20"/>
              </w:rPr>
              <w:t>for</w:t>
            </w:r>
            <w:r w:rsidR="0030637D">
              <w:rPr>
                <w:rFonts w:eastAsia="Calibri" w:cs="Calibri"/>
                <w:color w:val="ED7D31" w:themeColor="accent2"/>
                <w:sz w:val="20"/>
              </w:rPr>
              <w:t xml:space="preserve"> U1- hospital: </w:t>
            </w:r>
            <w:r w:rsidRPr="001F0AC4">
              <w:rPr>
                <w:rFonts w:eastAsia="Calibri" w:cs="Calibri"/>
                <w:color w:val="ED7D31" w:themeColor="accent2"/>
                <w:sz w:val="20"/>
              </w:rPr>
              <w:t xml:space="preserve"> (a) a representative cold season day; (b) a representative cold mid-season day; (c) a representative hot mid-season day; and (d) a representative hot season day</w:t>
            </w:r>
          </w:p>
          <w:p w14:paraId="388F3297" w14:textId="77777777" w:rsidR="008605BD" w:rsidRDefault="008605BD" w:rsidP="00383C62">
            <w:pPr>
              <w:pStyle w:val="Caption"/>
              <w:keepNext/>
            </w:pPr>
            <w:r>
              <w:rPr>
                <w:i w:val="0"/>
                <w:iCs/>
                <w:noProof/>
                <w:color w:val="auto"/>
              </w:rPr>
              <w:lastRenderedPageBreak/>
              <w:drawing>
                <wp:inline distT="0" distB="0" distL="0" distR="0" wp14:anchorId="26A36B9B" wp14:editId="6663CFDB">
                  <wp:extent cx="6116320" cy="3507105"/>
                  <wp:effectExtent l="0" t="0" r="0" b="0"/>
                  <wp:docPr id="1499166656" name="Immagine 8"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66656" name="Immagine 8" descr="Immagine che contiene testo, diagramma, linea,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16320" cy="3507105"/>
                          </a:xfrm>
                          <a:prstGeom prst="rect">
                            <a:avLst/>
                          </a:prstGeom>
                        </pic:spPr>
                      </pic:pic>
                    </a:graphicData>
                  </a:graphic>
                </wp:inline>
              </w:drawing>
            </w:r>
          </w:p>
          <w:p w14:paraId="6894AFEE" w14:textId="346493AF" w:rsidR="008605BD" w:rsidRDefault="008605BD" w:rsidP="00383C62">
            <w:pPr>
              <w:pStyle w:val="Caption"/>
              <w:jc w:val="center"/>
              <w:rPr>
                <w:rFonts w:eastAsia="Calibri" w:cs="Calibri"/>
                <w:color w:val="ED7D31" w:themeColor="accent2"/>
                <w:sz w:val="20"/>
              </w:rPr>
            </w:pPr>
            <w:bookmarkStart w:id="79" w:name="_Ref157779959"/>
            <w:r w:rsidRPr="00892733">
              <w:rPr>
                <w:rFonts w:eastAsia="Calibri" w:cs="Calibri"/>
                <w:color w:val="ED7D31" w:themeColor="accent2"/>
                <w:sz w:val="20"/>
              </w:rPr>
              <w:t xml:space="preserve">Figure </w:t>
            </w:r>
            <w:r w:rsidRPr="00892733">
              <w:rPr>
                <w:rFonts w:eastAsia="Calibri" w:cs="Calibri"/>
                <w:color w:val="ED7D31" w:themeColor="accent2"/>
                <w:sz w:val="20"/>
              </w:rPr>
              <w:fldChar w:fldCharType="begin"/>
            </w:r>
            <w:r w:rsidRPr="00892733">
              <w:rPr>
                <w:rFonts w:eastAsia="Calibri" w:cs="Calibri"/>
                <w:color w:val="ED7D31" w:themeColor="accent2"/>
                <w:sz w:val="20"/>
              </w:rPr>
              <w:instrText xml:space="preserve"> SEQ Figure \* ARABIC </w:instrText>
            </w:r>
            <w:r w:rsidRPr="00892733">
              <w:rPr>
                <w:rFonts w:eastAsia="Calibri" w:cs="Calibri"/>
                <w:color w:val="ED7D31" w:themeColor="accent2"/>
                <w:sz w:val="20"/>
              </w:rPr>
              <w:fldChar w:fldCharType="separate"/>
            </w:r>
            <w:r>
              <w:rPr>
                <w:rFonts w:eastAsia="Calibri" w:cs="Calibri"/>
                <w:noProof/>
                <w:color w:val="ED7D31" w:themeColor="accent2"/>
                <w:sz w:val="20"/>
              </w:rPr>
              <w:t>2</w:t>
            </w:r>
            <w:r w:rsidRPr="00892733">
              <w:rPr>
                <w:rFonts w:eastAsia="Calibri" w:cs="Calibri"/>
                <w:color w:val="ED7D31" w:themeColor="accent2"/>
                <w:sz w:val="20"/>
              </w:rPr>
              <w:fldChar w:fldCharType="end"/>
            </w:r>
            <w:bookmarkEnd w:id="79"/>
            <w:r w:rsidRPr="00892733">
              <w:rPr>
                <w:rFonts w:eastAsia="Calibri" w:cs="Calibri"/>
                <w:color w:val="ED7D31" w:themeColor="accent2"/>
                <w:sz w:val="20"/>
              </w:rPr>
              <w:t xml:space="preserve">. </w:t>
            </w:r>
            <w:r w:rsidRPr="001F0AC4">
              <w:rPr>
                <w:rFonts w:eastAsia="Calibri" w:cs="Calibri"/>
                <w:color w:val="ED7D31" w:themeColor="accent2"/>
                <w:sz w:val="20"/>
              </w:rPr>
              <w:t xml:space="preserve">Hourly mean energy rate demand </w:t>
            </w:r>
            <w:r>
              <w:rPr>
                <w:rFonts w:eastAsia="Calibri" w:cs="Calibri"/>
                <w:color w:val="ED7D31" w:themeColor="accent2"/>
                <w:sz w:val="20"/>
              </w:rPr>
              <w:t xml:space="preserve">for </w:t>
            </w:r>
            <w:r w:rsidR="0030637D">
              <w:rPr>
                <w:rFonts w:eastAsia="Calibri" w:cs="Calibri"/>
                <w:color w:val="ED7D31" w:themeColor="accent2"/>
                <w:sz w:val="20"/>
              </w:rPr>
              <w:t>U</w:t>
            </w:r>
            <w:r>
              <w:rPr>
                <w:rFonts w:eastAsia="Calibri" w:cs="Calibri"/>
                <w:color w:val="ED7D31" w:themeColor="accent2"/>
                <w:sz w:val="20"/>
              </w:rPr>
              <w:t>2</w:t>
            </w:r>
            <w:r w:rsidRPr="001F0AC4">
              <w:rPr>
                <w:rFonts w:eastAsia="Calibri" w:cs="Calibri"/>
                <w:color w:val="ED7D31" w:themeColor="accent2"/>
                <w:sz w:val="20"/>
              </w:rPr>
              <w:t xml:space="preserve"> </w:t>
            </w:r>
            <w:r>
              <w:rPr>
                <w:rFonts w:eastAsia="Calibri" w:cs="Calibri"/>
                <w:color w:val="ED7D31" w:themeColor="accent2"/>
                <w:sz w:val="20"/>
              </w:rPr>
              <w:t>(offices)</w:t>
            </w:r>
            <w:r w:rsidRPr="001F0AC4">
              <w:rPr>
                <w:rFonts w:eastAsia="Calibri" w:cs="Calibri"/>
                <w:color w:val="ED7D31" w:themeColor="accent2"/>
                <w:sz w:val="20"/>
              </w:rPr>
              <w:t>: (a) a representative cold season day; (b) a representative cold mid-season day; (c) a representative hot mid-season day; and (d) a representative hot season day</w:t>
            </w:r>
          </w:p>
          <w:p w14:paraId="2B2E3EF0" w14:textId="77777777" w:rsidR="008605BD" w:rsidRPr="009D40AA" w:rsidRDefault="008605BD" w:rsidP="00383C62">
            <w:r>
              <w:rPr>
                <w:noProof/>
              </w:rPr>
              <w:drawing>
                <wp:inline distT="0" distB="0" distL="0" distR="0" wp14:anchorId="1E29FE65" wp14:editId="4C112981">
                  <wp:extent cx="6116321" cy="3510915"/>
                  <wp:effectExtent l="0" t="0" r="0" b="0"/>
                  <wp:docPr id="1784590299" name="Immagine 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10">
                            <a:extLst>
                              <a:ext uri="{28A0092B-C50C-407E-A947-70E740481C1C}">
                                <a14:useLocalDpi xmlns:a14="http://schemas.microsoft.com/office/drawing/2010/main" val="0"/>
                              </a:ext>
                            </a:extLst>
                          </a:blip>
                          <a:stretch>
                            <a:fillRect/>
                          </a:stretch>
                        </pic:blipFill>
                        <pic:spPr>
                          <a:xfrm>
                            <a:off x="0" y="0"/>
                            <a:ext cx="6116321" cy="3510915"/>
                          </a:xfrm>
                          <a:prstGeom prst="rect">
                            <a:avLst/>
                          </a:prstGeom>
                        </pic:spPr>
                      </pic:pic>
                    </a:graphicData>
                  </a:graphic>
                </wp:inline>
              </w:drawing>
            </w:r>
          </w:p>
          <w:p w14:paraId="2831523C" w14:textId="141DE9D3" w:rsidR="008605BD" w:rsidRDefault="008605BD" w:rsidP="00383C62">
            <w:pPr>
              <w:pStyle w:val="Caption"/>
              <w:jc w:val="center"/>
              <w:rPr>
                <w:i w:val="0"/>
                <w:iCs/>
                <w:color w:val="auto"/>
              </w:rPr>
            </w:pPr>
            <w:bookmarkStart w:id="80" w:name="_Ref157779961"/>
            <w:r w:rsidRPr="00655452">
              <w:rPr>
                <w:rFonts w:eastAsia="Calibri" w:cs="Calibri"/>
                <w:color w:val="ED7D31" w:themeColor="accent2"/>
                <w:sz w:val="20"/>
              </w:rPr>
              <w:t xml:space="preserve">Figure </w:t>
            </w:r>
            <w:r w:rsidRPr="00655452">
              <w:rPr>
                <w:rFonts w:eastAsia="Calibri" w:cs="Calibri"/>
                <w:color w:val="ED7D31" w:themeColor="accent2"/>
                <w:sz w:val="20"/>
              </w:rPr>
              <w:fldChar w:fldCharType="begin"/>
            </w:r>
            <w:r w:rsidRPr="00655452">
              <w:rPr>
                <w:rFonts w:eastAsia="Calibri" w:cs="Calibri"/>
                <w:color w:val="ED7D31" w:themeColor="accent2"/>
                <w:sz w:val="20"/>
              </w:rPr>
              <w:instrText xml:space="preserve"> SEQ Figure \* ARABIC </w:instrText>
            </w:r>
            <w:r w:rsidRPr="00655452">
              <w:rPr>
                <w:rFonts w:eastAsia="Calibri" w:cs="Calibri"/>
                <w:color w:val="ED7D31" w:themeColor="accent2"/>
                <w:sz w:val="20"/>
              </w:rPr>
              <w:fldChar w:fldCharType="separate"/>
            </w:r>
            <w:r>
              <w:rPr>
                <w:rFonts w:eastAsia="Calibri" w:cs="Calibri"/>
                <w:noProof/>
                <w:color w:val="ED7D31" w:themeColor="accent2"/>
                <w:sz w:val="20"/>
              </w:rPr>
              <w:t>3</w:t>
            </w:r>
            <w:r w:rsidRPr="00655452">
              <w:rPr>
                <w:rFonts w:eastAsia="Calibri" w:cs="Calibri"/>
                <w:color w:val="ED7D31" w:themeColor="accent2"/>
                <w:sz w:val="20"/>
              </w:rPr>
              <w:fldChar w:fldCharType="end"/>
            </w:r>
            <w:bookmarkEnd w:id="80"/>
            <w:r w:rsidRPr="00655452">
              <w:rPr>
                <w:rFonts w:eastAsia="Calibri" w:cs="Calibri"/>
                <w:color w:val="ED7D31" w:themeColor="accent2"/>
                <w:sz w:val="20"/>
              </w:rPr>
              <w:t xml:space="preserve">. </w:t>
            </w:r>
            <w:r w:rsidRPr="001F0AC4">
              <w:rPr>
                <w:rFonts w:eastAsia="Calibri" w:cs="Calibri"/>
                <w:color w:val="ED7D31" w:themeColor="accent2"/>
                <w:sz w:val="20"/>
              </w:rPr>
              <w:t xml:space="preserve">Hourly mean energy rate demand </w:t>
            </w:r>
            <w:r>
              <w:rPr>
                <w:rFonts w:eastAsia="Calibri" w:cs="Calibri"/>
                <w:color w:val="ED7D31" w:themeColor="accent2"/>
                <w:sz w:val="20"/>
              </w:rPr>
              <w:t xml:space="preserve">for </w:t>
            </w:r>
            <w:r w:rsidR="0030637D">
              <w:rPr>
                <w:rFonts w:eastAsia="Calibri" w:cs="Calibri"/>
                <w:color w:val="ED7D31" w:themeColor="accent2"/>
                <w:sz w:val="20"/>
              </w:rPr>
              <w:t>U3</w:t>
            </w:r>
            <w:r>
              <w:rPr>
                <w:rFonts w:eastAsia="Calibri" w:cs="Calibri"/>
                <w:color w:val="ED7D31" w:themeColor="accent2"/>
                <w:sz w:val="20"/>
              </w:rPr>
              <w:t>(1 hotel)</w:t>
            </w:r>
            <w:r w:rsidRPr="001F0AC4">
              <w:rPr>
                <w:rFonts w:eastAsia="Calibri" w:cs="Calibri"/>
                <w:color w:val="ED7D31" w:themeColor="accent2"/>
                <w:sz w:val="20"/>
              </w:rPr>
              <w:t>: (a) a representative cold season day; (b) a representative cold mid-season day; (c) a representative hot mid-season day; and (d) a representative hot season day</w:t>
            </w:r>
          </w:p>
          <w:p w14:paraId="072C817F" w14:textId="77777777" w:rsidR="008605BD" w:rsidRDefault="008605BD" w:rsidP="00383C62">
            <w:pPr>
              <w:keepNext/>
            </w:pPr>
            <w:r>
              <w:rPr>
                <w:i/>
                <w:iCs/>
                <w:noProof/>
              </w:rPr>
              <w:lastRenderedPageBreak/>
              <w:drawing>
                <wp:inline distT="0" distB="0" distL="0" distR="0" wp14:anchorId="49721846" wp14:editId="391A0A2D">
                  <wp:extent cx="6116320" cy="3516630"/>
                  <wp:effectExtent l="0" t="0" r="0" b="7620"/>
                  <wp:docPr id="182540291"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7977" name="Immagine 10" descr="Immagine che contiene testo, Diagramma, line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6320" cy="3516630"/>
                          </a:xfrm>
                          <a:prstGeom prst="rect">
                            <a:avLst/>
                          </a:prstGeom>
                        </pic:spPr>
                      </pic:pic>
                    </a:graphicData>
                  </a:graphic>
                </wp:inline>
              </w:drawing>
            </w:r>
          </w:p>
          <w:p w14:paraId="5170935E" w14:textId="1B8C2036" w:rsidR="008605BD" w:rsidRDefault="008605BD" w:rsidP="00383C62">
            <w:pPr>
              <w:pStyle w:val="Caption"/>
              <w:jc w:val="center"/>
              <w:rPr>
                <w:i w:val="0"/>
                <w:iCs/>
                <w:color w:val="auto"/>
              </w:rPr>
            </w:pPr>
            <w:bookmarkStart w:id="81" w:name="_Ref157779962"/>
            <w:r w:rsidRPr="00503FE5">
              <w:rPr>
                <w:rFonts w:eastAsia="Calibri" w:cs="Calibri"/>
                <w:color w:val="ED7D31" w:themeColor="accent2"/>
                <w:sz w:val="20"/>
              </w:rPr>
              <w:t xml:space="preserve">Figure </w:t>
            </w:r>
            <w:r w:rsidRPr="00503FE5">
              <w:rPr>
                <w:rFonts w:eastAsia="Calibri" w:cs="Calibri"/>
                <w:color w:val="ED7D31" w:themeColor="accent2"/>
                <w:sz w:val="20"/>
              </w:rPr>
              <w:fldChar w:fldCharType="begin"/>
            </w:r>
            <w:r w:rsidRPr="00503FE5">
              <w:rPr>
                <w:rFonts w:eastAsia="Calibri" w:cs="Calibri"/>
                <w:color w:val="ED7D31" w:themeColor="accent2"/>
                <w:sz w:val="20"/>
              </w:rPr>
              <w:instrText xml:space="preserve"> SEQ Figure \* ARABIC </w:instrText>
            </w:r>
            <w:r w:rsidRPr="00503FE5">
              <w:rPr>
                <w:rFonts w:eastAsia="Calibri" w:cs="Calibri"/>
                <w:color w:val="ED7D31" w:themeColor="accent2"/>
                <w:sz w:val="20"/>
              </w:rPr>
              <w:fldChar w:fldCharType="separate"/>
            </w:r>
            <w:r>
              <w:rPr>
                <w:rFonts w:eastAsia="Calibri" w:cs="Calibri"/>
                <w:noProof/>
                <w:color w:val="ED7D31" w:themeColor="accent2"/>
                <w:sz w:val="20"/>
              </w:rPr>
              <w:t>4</w:t>
            </w:r>
            <w:r w:rsidRPr="00503FE5">
              <w:rPr>
                <w:rFonts w:eastAsia="Calibri" w:cs="Calibri"/>
                <w:color w:val="ED7D31" w:themeColor="accent2"/>
                <w:sz w:val="20"/>
              </w:rPr>
              <w:fldChar w:fldCharType="end"/>
            </w:r>
            <w:bookmarkEnd w:id="81"/>
            <w:r w:rsidRPr="00503FE5">
              <w:rPr>
                <w:rFonts w:eastAsia="Calibri" w:cs="Calibri"/>
                <w:color w:val="ED7D31" w:themeColor="accent2"/>
                <w:sz w:val="20"/>
              </w:rPr>
              <w:t>.</w:t>
            </w:r>
            <w:r>
              <w:t xml:space="preserve"> </w:t>
            </w:r>
            <w:r w:rsidRPr="001F0AC4">
              <w:rPr>
                <w:rFonts w:eastAsia="Calibri" w:cs="Calibri"/>
                <w:color w:val="ED7D31" w:themeColor="accent2"/>
                <w:sz w:val="20"/>
              </w:rPr>
              <w:t xml:space="preserve">Hourly mean energy rate demand </w:t>
            </w:r>
            <w:r>
              <w:rPr>
                <w:rFonts w:eastAsia="Calibri" w:cs="Calibri"/>
                <w:color w:val="ED7D31" w:themeColor="accent2"/>
                <w:sz w:val="20"/>
              </w:rPr>
              <w:t xml:space="preserve">for </w:t>
            </w:r>
            <w:r w:rsidR="0030637D">
              <w:rPr>
                <w:rFonts w:eastAsia="Calibri" w:cs="Calibri"/>
                <w:color w:val="ED7D31" w:themeColor="accent2"/>
                <w:sz w:val="20"/>
              </w:rPr>
              <w:t>U</w:t>
            </w:r>
            <w:r>
              <w:rPr>
                <w:rFonts w:eastAsia="Calibri" w:cs="Calibri"/>
                <w:color w:val="ED7D31" w:themeColor="accent2"/>
                <w:sz w:val="20"/>
              </w:rPr>
              <w:t>4 (residential units)</w:t>
            </w:r>
            <w:r w:rsidRPr="001F0AC4">
              <w:rPr>
                <w:rFonts w:eastAsia="Calibri" w:cs="Calibri"/>
                <w:color w:val="ED7D31" w:themeColor="accent2"/>
                <w:sz w:val="20"/>
              </w:rPr>
              <w:t>: (a) a representative cold season day; (b) a representative cold mid-season day; (c) a representative hot mid-season day; and (d) a representative hot season day</w:t>
            </w:r>
          </w:p>
          <w:p w14:paraId="66D259C2" w14:textId="77777777" w:rsidR="008605BD" w:rsidRPr="00BD6456" w:rsidRDefault="008605BD" w:rsidP="00383C62">
            <w:pPr>
              <w:rPr>
                <w:rFonts w:ascii="Times New Roman" w:hAnsi="Times New Roman" w:cs="Times New Roman"/>
                <w:b/>
                <w:bCs/>
                <w:i/>
                <w:iCs/>
              </w:rPr>
            </w:pPr>
            <w:r w:rsidRPr="00BD6456">
              <w:rPr>
                <w:rFonts w:ascii="Times New Roman" w:hAnsi="Times New Roman" w:cs="Times New Roman"/>
                <w:b/>
                <w:bCs/>
                <w:i/>
                <w:iCs/>
              </w:rPr>
              <w:t>Solar energy availability</w:t>
            </w:r>
          </w:p>
          <w:p w14:paraId="2ECA54CC" w14:textId="38A29435" w:rsidR="008605BD" w:rsidRPr="0030637D" w:rsidRDefault="008605BD" w:rsidP="00383C62">
            <w:pPr>
              <w:rPr>
                <w:rFonts w:ascii="Times New Roman" w:hAnsi="Times New Roman" w:cs="Times New Roman"/>
              </w:rPr>
            </w:pPr>
            <w:r w:rsidRPr="0030637D">
              <w:rPr>
                <w:rFonts w:ascii="Times New Roman" w:hAnsi="Times New Roman" w:cs="Times New Roman"/>
              </w:rPr>
              <w:t xml:space="preserve">Information about solar energy is taken from the meteorological data in </w:t>
            </w:r>
            <w:r w:rsidR="0030637D">
              <w:rPr>
                <w:rFonts w:ascii="Times New Roman" w:hAnsi="Times New Roman" w:cs="Times New Roman"/>
              </w:rPr>
              <w:t>South Italy</w:t>
            </w:r>
            <w:r w:rsidRPr="0030637D">
              <w:rPr>
                <w:rFonts w:ascii="Times New Roman" w:hAnsi="Times New Roman" w:cs="Times New Roman"/>
              </w:rPr>
              <w:t xml:space="preserve">. The hourly solar irradiance for each representative season day is evaluated as the average of the hourly mean values of the solar irradiance in the corresponding hour of all days in the relative season and is shown in </w:t>
            </w:r>
            <w:r w:rsidRPr="0030637D">
              <w:rPr>
                <w:rFonts w:ascii="Times New Roman" w:hAnsi="Times New Roman" w:cs="Times New Roman"/>
              </w:rPr>
              <w:fldChar w:fldCharType="begin"/>
            </w:r>
            <w:r w:rsidRPr="0030637D">
              <w:rPr>
                <w:rFonts w:ascii="Times New Roman" w:hAnsi="Times New Roman" w:cs="Times New Roman"/>
              </w:rPr>
              <w:instrText xml:space="preserve"> REF _Ref157780564 \h  \* MERGEFORMAT </w:instrText>
            </w:r>
            <w:r w:rsidRPr="0030637D">
              <w:rPr>
                <w:rFonts w:ascii="Times New Roman" w:hAnsi="Times New Roman" w:cs="Times New Roman"/>
              </w:rPr>
            </w:r>
            <w:r w:rsidRPr="0030637D">
              <w:rPr>
                <w:rFonts w:ascii="Times New Roman" w:hAnsi="Times New Roman" w:cs="Times New Roman"/>
              </w:rPr>
              <w:fldChar w:fldCharType="separate"/>
            </w:r>
            <w:r w:rsidRPr="0030637D">
              <w:rPr>
                <w:rFonts w:ascii="Times New Roman" w:hAnsi="Times New Roman" w:cs="Times New Roman"/>
              </w:rPr>
              <w:t>Figure 5</w:t>
            </w:r>
            <w:r w:rsidRPr="0030637D">
              <w:rPr>
                <w:rFonts w:ascii="Times New Roman" w:hAnsi="Times New Roman" w:cs="Times New Roman"/>
              </w:rPr>
              <w:fldChar w:fldCharType="end"/>
            </w:r>
            <w:r w:rsidRPr="0030637D">
              <w:rPr>
                <w:rFonts w:ascii="Times New Roman" w:hAnsi="Times New Roman" w:cs="Times New Roman"/>
              </w:rPr>
              <w:t>.</w:t>
            </w:r>
          </w:p>
          <w:p w14:paraId="2323F07A" w14:textId="77777777" w:rsidR="008605BD" w:rsidRDefault="008605BD" w:rsidP="00383C62">
            <w:pPr>
              <w:keepNext/>
              <w:jc w:val="center"/>
            </w:pPr>
            <w:r>
              <w:rPr>
                <w:noProof/>
              </w:rPr>
              <w:drawing>
                <wp:inline distT="0" distB="0" distL="0" distR="0" wp14:anchorId="37052489" wp14:editId="5D5B6371">
                  <wp:extent cx="4067175" cy="2598869"/>
                  <wp:effectExtent l="0" t="0" r="0" b="0"/>
                  <wp:docPr id="1060216003" name="Immagine 1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6003" name="Immagine 12" descr="Immagine che contiene testo, Diagramma, linea, diagramma&#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9421" cy="2600304"/>
                          </a:xfrm>
                          <a:prstGeom prst="rect">
                            <a:avLst/>
                          </a:prstGeom>
                          <a:noFill/>
                        </pic:spPr>
                      </pic:pic>
                    </a:graphicData>
                  </a:graphic>
                </wp:inline>
              </w:drawing>
            </w:r>
          </w:p>
          <w:p w14:paraId="34CD2E0B" w14:textId="77777777" w:rsidR="008605BD" w:rsidRPr="003C43F0" w:rsidRDefault="008605BD" w:rsidP="00383C62">
            <w:pPr>
              <w:pStyle w:val="Caption"/>
              <w:jc w:val="center"/>
              <w:rPr>
                <w:rFonts w:eastAsia="Calibri" w:cs="Calibri"/>
                <w:color w:val="ED7D31" w:themeColor="accent2"/>
                <w:sz w:val="20"/>
              </w:rPr>
            </w:pPr>
            <w:bookmarkStart w:id="82" w:name="_Ref157780564"/>
            <w:r w:rsidRPr="003C43F0">
              <w:rPr>
                <w:rFonts w:eastAsia="Calibri" w:cs="Calibri"/>
                <w:color w:val="ED7D31" w:themeColor="accent2"/>
                <w:sz w:val="20"/>
              </w:rPr>
              <w:t xml:space="preserve">Figure </w:t>
            </w:r>
            <w:r w:rsidRPr="003C43F0">
              <w:rPr>
                <w:rFonts w:eastAsia="Calibri" w:cs="Calibri"/>
                <w:color w:val="ED7D31" w:themeColor="accent2"/>
                <w:sz w:val="20"/>
              </w:rPr>
              <w:fldChar w:fldCharType="begin"/>
            </w:r>
            <w:r w:rsidRPr="003C43F0">
              <w:rPr>
                <w:rFonts w:eastAsia="Calibri" w:cs="Calibri"/>
                <w:color w:val="ED7D31" w:themeColor="accent2"/>
                <w:sz w:val="20"/>
              </w:rPr>
              <w:instrText xml:space="preserve"> SEQ Figure \* ARABIC </w:instrText>
            </w:r>
            <w:r w:rsidRPr="003C43F0">
              <w:rPr>
                <w:rFonts w:eastAsia="Calibri" w:cs="Calibri"/>
                <w:color w:val="ED7D31" w:themeColor="accent2"/>
                <w:sz w:val="20"/>
              </w:rPr>
              <w:fldChar w:fldCharType="separate"/>
            </w:r>
            <w:r>
              <w:rPr>
                <w:rFonts w:eastAsia="Calibri" w:cs="Calibri"/>
                <w:noProof/>
                <w:color w:val="ED7D31" w:themeColor="accent2"/>
                <w:sz w:val="20"/>
              </w:rPr>
              <w:t>5</w:t>
            </w:r>
            <w:r w:rsidRPr="003C43F0">
              <w:rPr>
                <w:rFonts w:eastAsia="Calibri" w:cs="Calibri"/>
                <w:color w:val="ED7D31" w:themeColor="accent2"/>
                <w:sz w:val="20"/>
              </w:rPr>
              <w:fldChar w:fldCharType="end"/>
            </w:r>
            <w:bookmarkEnd w:id="82"/>
            <w:r w:rsidRPr="003C43F0">
              <w:rPr>
                <w:rFonts w:eastAsia="Calibri" w:cs="Calibri"/>
                <w:color w:val="ED7D31" w:themeColor="accent2"/>
                <w:sz w:val="20"/>
              </w:rPr>
              <w:t>. Average hourly solar irradiance profiles for the four representative season days</w:t>
            </w:r>
          </w:p>
          <w:p w14:paraId="3E6C3EE7" w14:textId="77777777" w:rsidR="008605BD" w:rsidRPr="00BD6456" w:rsidRDefault="008605BD" w:rsidP="00383C62">
            <w:pPr>
              <w:rPr>
                <w:rFonts w:ascii="Times New Roman" w:hAnsi="Times New Roman" w:cs="Times New Roman"/>
                <w:b/>
                <w:bCs/>
                <w:i/>
                <w:iCs/>
              </w:rPr>
            </w:pPr>
            <w:r w:rsidRPr="00BD6456">
              <w:rPr>
                <w:rFonts w:ascii="Times New Roman" w:hAnsi="Times New Roman" w:cs="Times New Roman"/>
                <w:b/>
                <w:bCs/>
                <w:i/>
                <w:iCs/>
              </w:rPr>
              <w:t>Prices and energy factors of primary energy carriers</w:t>
            </w:r>
          </w:p>
          <w:p w14:paraId="59B5F4C4" w14:textId="77777777" w:rsidR="008605BD" w:rsidRPr="0030637D" w:rsidRDefault="008605BD" w:rsidP="0030637D">
            <w:pPr>
              <w:jc w:val="both"/>
              <w:rPr>
                <w:rFonts w:ascii="Times New Roman" w:hAnsi="Times New Roman" w:cs="Times New Roman"/>
              </w:rPr>
            </w:pPr>
            <w:r w:rsidRPr="0030637D">
              <w:rPr>
                <w:rFonts w:ascii="Times New Roman" w:hAnsi="Times New Roman" w:cs="Times New Roman"/>
              </w:rPr>
              <w:t xml:space="preserve">Energy prices are chosen according to the Italian market. The hourly electricity price for each representative season day is evaluated as the average of the hourly mean values of the electricity price in the corresponding hour of all days in the relative season and is shown in </w:t>
            </w:r>
            <w:r w:rsidRPr="0030637D">
              <w:rPr>
                <w:rFonts w:ascii="Times New Roman" w:hAnsi="Times New Roman" w:cs="Times New Roman"/>
              </w:rPr>
              <w:fldChar w:fldCharType="begin"/>
            </w:r>
            <w:r w:rsidRPr="0030637D">
              <w:rPr>
                <w:rFonts w:ascii="Times New Roman" w:hAnsi="Times New Roman" w:cs="Times New Roman"/>
              </w:rPr>
              <w:instrText xml:space="preserve"> REF _Ref157780564 \h  \* MERGEFORMAT </w:instrText>
            </w:r>
            <w:r w:rsidRPr="0030637D">
              <w:rPr>
                <w:rFonts w:ascii="Times New Roman" w:hAnsi="Times New Roman" w:cs="Times New Roman"/>
              </w:rPr>
            </w:r>
            <w:r w:rsidRPr="0030637D">
              <w:rPr>
                <w:rFonts w:ascii="Times New Roman" w:hAnsi="Times New Roman" w:cs="Times New Roman"/>
              </w:rPr>
              <w:fldChar w:fldCharType="separate"/>
            </w:r>
            <w:r w:rsidRPr="0030637D">
              <w:rPr>
                <w:rFonts w:ascii="Times New Roman" w:hAnsi="Times New Roman" w:cs="Times New Roman"/>
              </w:rPr>
              <w:t>Figure 5</w:t>
            </w:r>
            <w:r w:rsidRPr="0030637D">
              <w:rPr>
                <w:rFonts w:ascii="Times New Roman" w:hAnsi="Times New Roman" w:cs="Times New Roman"/>
              </w:rPr>
              <w:fldChar w:fldCharType="end"/>
            </w:r>
            <w:r w:rsidRPr="0030637D">
              <w:rPr>
                <w:rFonts w:ascii="Times New Roman" w:hAnsi="Times New Roman" w:cs="Times New Roman"/>
              </w:rPr>
              <w:t>.</w:t>
            </w:r>
          </w:p>
          <w:p w14:paraId="347BDCAB" w14:textId="3ACF76FD" w:rsidR="008605BD" w:rsidRPr="0030637D" w:rsidRDefault="008605BD" w:rsidP="0030637D">
            <w:pPr>
              <w:jc w:val="both"/>
              <w:rPr>
                <w:rFonts w:ascii="Times New Roman" w:hAnsi="Times New Roman" w:cs="Times New Roman"/>
              </w:rPr>
            </w:pPr>
            <w:r w:rsidRPr="0030637D">
              <w:rPr>
                <w:rFonts w:ascii="Times New Roman" w:hAnsi="Times New Roman" w:cs="Times New Roman"/>
              </w:rPr>
              <w:t xml:space="preserve">The unit prices of natural gas are reported in </w:t>
            </w:r>
            <w:r w:rsidRPr="0030637D">
              <w:rPr>
                <w:rFonts w:ascii="Times New Roman" w:hAnsi="Times New Roman" w:cs="Times New Roman"/>
              </w:rPr>
              <w:fldChar w:fldCharType="begin"/>
            </w:r>
            <w:r w:rsidRPr="0030637D">
              <w:rPr>
                <w:rFonts w:ascii="Times New Roman" w:hAnsi="Times New Roman" w:cs="Times New Roman"/>
              </w:rPr>
              <w:instrText xml:space="preserve"> REF _Ref157781152 \h </w:instrText>
            </w:r>
            <w:r w:rsidR="0030637D" w:rsidRPr="0030637D">
              <w:rPr>
                <w:rFonts w:ascii="Times New Roman" w:hAnsi="Times New Roman" w:cs="Times New Roman"/>
              </w:rPr>
              <w:instrText xml:space="preserve"> \* MERGEFORMAT </w:instrText>
            </w:r>
            <w:r w:rsidRPr="0030637D">
              <w:rPr>
                <w:rFonts w:ascii="Times New Roman" w:hAnsi="Times New Roman" w:cs="Times New Roman"/>
              </w:rPr>
            </w:r>
            <w:r w:rsidRPr="0030637D">
              <w:rPr>
                <w:rFonts w:ascii="Times New Roman" w:hAnsi="Times New Roman" w:cs="Times New Roman"/>
              </w:rPr>
              <w:fldChar w:fldCharType="separate"/>
            </w:r>
            <w:r w:rsidRPr="0030637D">
              <w:rPr>
                <w:rFonts w:ascii="Times New Roman" w:hAnsi="Times New Roman" w:cs="Times New Roman"/>
              </w:rPr>
              <w:t xml:space="preserve">Table </w:t>
            </w:r>
            <w:r w:rsidRPr="0030637D">
              <w:rPr>
                <w:rFonts w:ascii="Times New Roman" w:hAnsi="Times New Roman" w:cs="Times New Roman"/>
                <w:noProof/>
              </w:rPr>
              <w:t>1</w:t>
            </w:r>
            <w:r w:rsidRPr="0030637D">
              <w:rPr>
                <w:rFonts w:ascii="Times New Roman" w:hAnsi="Times New Roman" w:cs="Times New Roman"/>
              </w:rPr>
              <w:fldChar w:fldCharType="end"/>
            </w:r>
          </w:p>
          <w:p w14:paraId="0ECD6151" w14:textId="77777777" w:rsidR="008605BD" w:rsidRDefault="008605BD" w:rsidP="00383C62">
            <w:pPr>
              <w:keepNext/>
              <w:jc w:val="center"/>
            </w:pPr>
            <w:r>
              <w:rPr>
                <w:i/>
                <w:iCs/>
                <w:noProof/>
              </w:rPr>
              <w:lastRenderedPageBreak/>
              <w:drawing>
                <wp:inline distT="0" distB="0" distL="0" distR="0" wp14:anchorId="41372229" wp14:editId="1092733B">
                  <wp:extent cx="4055543" cy="2324100"/>
                  <wp:effectExtent l="0" t="0" r="2540" b="0"/>
                  <wp:docPr id="1123441680" name="Immagine 13"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680" name="Immagine 13" descr="Immagine che contiene testo, Diagramma, linea, schermat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325" cy="2326840"/>
                          </a:xfrm>
                          <a:prstGeom prst="rect">
                            <a:avLst/>
                          </a:prstGeom>
                          <a:noFill/>
                        </pic:spPr>
                      </pic:pic>
                    </a:graphicData>
                  </a:graphic>
                </wp:inline>
              </w:drawing>
            </w:r>
          </w:p>
          <w:p w14:paraId="781B280E" w14:textId="77777777" w:rsidR="008605BD" w:rsidRDefault="008605BD" w:rsidP="00383C62">
            <w:pPr>
              <w:pStyle w:val="Caption"/>
              <w:jc w:val="center"/>
              <w:rPr>
                <w:rFonts w:eastAsia="Calibri" w:cs="Calibri"/>
                <w:color w:val="ED7D31" w:themeColor="accent2"/>
                <w:sz w:val="20"/>
              </w:rPr>
            </w:pPr>
            <w:r w:rsidRPr="00D15362">
              <w:rPr>
                <w:rFonts w:eastAsia="Calibri" w:cs="Calibri"/>
                <w:color w:val="ED7D31" w:themeColor="accent2"/>
                <w:sz w:val="20"/>
              </w:rPr>
              <w:t xml:space="preserve">Figure </w:t>
            </w:r>
            <w:r w:rsidRPr="00D15362">
              <w:rPr>
                <w:rFonts w:eastAsia="Calibri" w:cs="Calibri"/>
                <w:color w:val="ED7D31" w:themeColor="accent2"/>
                <w:sz w:val="20"/>
              </w:rPr>
              <w:fldChar w:fldCharType="begin"/>
            </w:r>
            <w:r w:rsidRPr="00D15362">
              <w:rPr>
                <w:rFonts w:eastAsia="Calibri" w:cs="Calibri"/>
                <w:color w:val="ED7D31" w:themeColor="accent2"/>
                <w:sz w:val="20"/>
              </w:rPr>
              <w:instrText xml:space="preserve"> SEQ Figure \* ARABIC </w:instrText>
            </w:r>
            <w:r w:rsidRPr="00D15362">
              <w:rPr>
                <w:rFonts w:eastAsia="Calibri" w:cs="Calibri"/>
                <w:color w:val="ED7D31" w:themeColor="accent2"/>
                <w:sz w:val="20"/>
              </w:rPr>
              <w:fldChar w:fldCharType="separate"/>
            </w:r>
            <w:r>
              <w:rPr>
                <w:rFonts w:eastAsia="Calibri" w:cs="Calibri"/>
                <w:noProof/>
                <w:color w:val="ED7D31" w:themeColor="accent2"/>
                <w:sz w:val="20"/>
              </w:rPr>
              <w:t>6</w:t>
            </w:r>
            <w:r w:rsidRPr="00D15362">
              <w:rPr>
                <w:rFonts w:eastAsia="Calibri" w:cs="Calibri"/>
                <w:color w:val="ED7D31" w:themeColor="accent2"/>
                <w:sz w:val="20"/>
              </w:rPr>
              <w:fldChar w:fldCharType="end"/>
            </w:r>
            <w:r w:rsidRPr="00D15362">
              <w:rPr>
                <w:rFonts w:eastAsia="Calibri" w:cs="Calibri"/>
                <w:color w:val="ED7D31" w:themeColor="accent2"/>
                <w:sz w:val="20"/>
              </w:rPr>
              <w:t xml:space="preserve">. </w:t>
            </w:r>
            <w:r w:rsidRPr="003C43F0">
              <w:rPr>
                <w:rFonts w:eastAsia="Calibri" w:cs="Calibri"/>
                <w:color w:val="ED7D31" w:themeColor="accent2"/>
                <w:sz w:val="20"/>
              </w:rPr>
              <w:t xml:space="preserve">Average hourly </w:t>
            </w:r>
            <w:r>
              <w:rPr>
                <w:rFonts w:eastAsia="Calibri" w:cs="Calibri"/>
                <w:color w:val="ED7D31" w:themeColor="accent2"/>
                <w:sz w:val="20"/>
              </w:rPr>
              <w:t>electricity price</w:t>
            </w:r>
            <w:r w:rsidRPr="003C43F0">
              <w:rPr>
                <w:rFonts w:eastAsia="Calibri" w:cs="Calibri"/>
                <w:color w:val="ED7D31" w:themeColor="accent2"/>
                <w:sz w:val="20"/>
              </w:rPr>
              <w:t xml:space="preserve"> profiles for the four representative season days</w:t>
            </w:r>
          </w:p>
          <w:p w14:paraId="44DC93CD" w14:textId="77777777" w:rsidR="008605BD" w:rsidRPr="005757AE" w:rsidRDefault="008605BD" w:rsidP="00383C62">
            <w:pPr>
              <w:pStyle w:val="Caption"/>
              <w:keepNext/>
              <w:jc w:val="center"/>
              <w:rPr>
                <w:rFonts w:eastAsia="Calibri" w:cs="Calibri"/>
                <w:color w:val="ED7D31" w:themeColor="accent2"/>
                <w:sz w:val="20"/>
              </w:rPr>
            </w:pPr>
            <w:bookmarkStart w:id="83" w:name="_Ref157781152"/>
            <w:r w:rsidRPr="005757AE">
              <w:rPr>
                <w:rFonts w:eastAsia="Calibri" w:cs="Calibri"/>
                <w:color w:val="ED7D31" w:themeColor="accent2"/>
                <w:sz w:val="20"/>
              </w:rPr>
              <w:t xml:space="preserve">Table </w:t>
            </w:r>
            <w:r>
              <w:rPr>
                <w:rFonts w:eastAsia="Calibri" w:cs="Calibri"/>
                <w:color w:val="ED7D31" w:themeColor="accent2"/>
                <w:sz w:val="20"/>
              </w:rPr>
              <w:fldChar w:fldCharType="begin"/>
            </w:r>
            <w:r>
              <w:rPr>
                <w:rFonts w:eastAsia="Calibri" w:cs="Calibri"/>
                <w:color w:val="ED7D31" w:themeColor="accent2"/>
                <w:sz w:val="20"/>
              </w:rPr>
              <w:instrText xml:space="preserve"> SEQ Table \* ARABIC </w:instrText>
            </w:r>
            <w:r>
              <w:rPr>
                <w:rFonts w:eastAsia="Calibri" w:cs="Calibri"/>
                <w:color w:val="ED7D31" w:themeColor="accent2"/>
                <w:sz w:val="20"/>
              </w:rPr>
              <w:fldChar w:fldCharType="separate"/>
            </w:r>
            <w:r>
              <w:rPr>
                <w:rFonts w:eastAsia="Calibri" w:cs="Calibri"/>
                <w:noProof/>
                <w:color w:val="ED7D31" w:themeColor="accent2"/>
                <w:sz w:val="20"/>
              </w:rPr>
              <w:t>1</w:t>
            </w:r>
            <w:r>
              <w:rPr>
                <w:rFonts w:eastAsia="Calibri" w:cs="Calibri"/>
                <w:color w:val="ED7D31" w:themeColor="accent2"/>
                <w:sz w:val="20"/>
              </w:rPr>
              <w:fldChar w:fldCharType="end"/>
            </w:r>
            <w:bookmarkEnd w:id="83"/>
            <w:r w:rsidRPr="005757AE">
              <w:rPr>
                <w:rFonts w:eastAsia="Calibri" w:cs="Calibri"/>
                <w:color w:val="ED7D31" w:themeColor="accent2"/>
                <w:sz w:val="20"/>
              </w:rPr>
              <w:t xml:space="preserve">. Unit prices of natural gas </w:t>
            </w:r>
            <w:r w:rsidRPr="003C43F0">
              <w:rPr>
                <w:rFonts w:eastAsia="Calibri" w:cs="Calibri"/>
                <w:color w:val="ED7D31" w:themeColor="accent2"/>
                <w:sz w:val="20"/>
              </w:rPr>
              <w:t>for the four representative season days</w:t>
            </w:r>
          </w:p>
          <w:tbl>
            <w:tblPr>
              <w:tblStyle w:val="TableGrid"/>
              <w:tblW w:w="0" w:type="auto"/>
              <w:jc w:val="center"/>
              <w:tblLook w:val="04A0" w:firstRow="1" w:lastRow="0" w:firstColumn="1" w:lastColumn="0" w:noHBand="0" w:noVBand="1"/>
            </w:tblPr>
            <w:tblGrid>
              <w:gridCol w:w="3856"/>
              <w:gridCol w:w="1887"/>
            </w:tblGrid>
            <w:tr w:rsidR="008605BD" w14:paraId="111A3771" w14:textId="77777777" w:rsidTr="00383C62">
              <w:trPr>
                <w:jc w:val="center"/>
              </w:trPr>
              <w:tc>
                <w:tcPr>
                  <w:tcW w:w="3856" w:type="dxa"/>
                </w:tcPr>
                <w:p w14:paraId="5D1EFCE8"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Representative cold season day</w:t>
                  </w:r>
                </w:p>
              </w:tc>
              <w:tc>
                <w:tcPr>
                  <w:tcW w:w="1887" w:type="dxa"/>
                </w:tcPr>
                <w:p w14:paraId="08D93D88"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0.2302 (€/Nm3)</w:t>
                  </w:r>
                </w:p>
              </w:tc>
            </w:tr>
            <w:tr w:rsidR="008605BD" w14:paraId="29AC0F94" w14:textId="77777777" w:rsidTr="00383C62">
              <w:trPr>
                <w:jc w:val="center"/>
              </w:trPr>
              <w:tc>
                <w:tcPr>
                  <w:tcW w:w="3856" w:type="dxa"/>
                </w:tcPr>
                <w:p w14:paraId="35CDA3E5"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Representative cold-mid season day</w:t>
                  </w:r>
                </w:p>
              </w:tc>
              <w:tc>
                <w:tcPr>
                  <w:tcW w:w="1887" w:type="dxa"/>
                </w:tcPr>
                <w:p w14:paraId="2D156AB9"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0.1185 (€/Nm3)</w:t>
                  </w:r>
                </w:p>
              </w:tc>
            </w:tr>
            <w:tr w:rsidR="008605BD" w14:paraId="0F1C2609" w14:textId="77777777" w:rsidTr="00383C62">
              <w:trPr>
                <w:jc w:val="center"/>
              </w:trPr>
              <w:tc>
                <w:tcPr>
                  <w:tcW w:w="3856" w:type="dxa"/>
                </w:tcPr>
                <w:p w14:paraId="48DE6879"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Representative hot-mid season day</w:t>
                  </w:r>
                </w:p>
              </w:tc>
              <w:tc>
                <w:tcPr>
                  <w:tcW w:w="1887" w:type="dxa"/>
                </w:tcPr>
                <w:p w14:paraId="175ABD48"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0.164 (€/Nm3)</w:t>
                  </w:r>
                </w:p>
              </w:tc>
            </w:tr>
            <w:tr w:rsidR="008605BD" w14:paraId="750C0B24" w14:textId="77777777" w:rsidTr="00383C62">
              <w:trPr>
                <w:jc w:val="center"/>
              </w:trPr>
              <w:tc>
                <w:tcPr>
                  <w:tcW w:w="3856" w:type="dxa"/>
                </w:tcPr>
                <w:p w14:paraId="45EBE78F"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Representative hot season day</w:t>
                  </w:r>
                </w:p>
              </w:tc>
              <w:tc>
                <w:tcPr>
                  <w:tcW w:w="1887" w:type="dxa"/>
                </w:tcPr>
                <w:p w14:paraId="061F2CF3" w14:textId="77777777" w:rsidR="008605BD" w:rsidRPr="0030637D" w:rsidRDefault="008605BD" w:rsidP="00383C62">
                  <w:pPr>
                    <w:rPr>
                      <w:rFonts w:ascii="Times New Roman" w:hAnsi="Times New Roman" w:cs="Times New Roman"/>
                      <w:lang w:val="en-US" w:eastAsia="es-ES"/>
                    </w:rPr>
                  </w:pPr>
                  <w:r w:rsidRPr="0030637D">
                    <w:rPr>
                      <w:rFonts w:ascii="Times New Roman" w:hAnsi="Times New Roman" w:cs="Times New Roman"/>
                      <w:lang w:val="en-US" w:eastAsia="es-ES"/>
                    </w:rPr>
                    <w:t>0.1986 (€/Nm3)</w:t>
                  </w:r>
                </w:p>
              </w:tc>
            </w:tr>
          </w:tbl>
          <w:p w14:paraId="6A144C00" w14:textId="77777777" w:rsidR="008605BD" w:rsidRDefault="008605BD" w:rsidP="00383C62">
            <w:pPr>
              <w:rPr>
                <w:lang w:val="en-US" w:eastAsia="es-ES"/>
              </w:rPr>
            </w:pPr>
          </w:p>
          <w:p w14:paraId="27B499CE" w14:textId="77777777" w:rsidR="008605BD" w:rsidRPr="00BD6456" w:rsidRDefault="008605BD" w:rsidP="00383C62">
            <w:pPr>
              <w:autoSpaceDE w:val="0"/>
              <w:autoSpaceDN w:val="0"/>
              <w:adjustRightInd w:val="0"/>
              <w:rPr>
                <w:rFonts w:ascii="Times New Roman" w:hAnsi="Times New Roman" w:cs="Times New Roman"/>
              </w:rPr>
            </w:pPr>
            <w:r w:rsidRPr="00BD6456">
              <w:rPr>
                <w:rFonts w:ascii="Times New Roman" w:hAnsi="Times New Roman" w:cs="Times New Roman"/>
              </w:rPr>
              <w:t>Technical and economic information of energy devices and other inputs</w:t>
            </w:r>
          </w:p>
          <w:p w14:paraId="567D4CB3" w14:textId="77777777" w:rsidR="008605BD" w:rsidRPr="00BD6456" w:rsidRDefault="008605BD" w:rsidP="00383C62">
            <w:pPr>
              <w:autoSpaceDE w:val="0"/>
              <w:autoSpaceDN w:val="0"/>
              <w:adjustRightInd w:val="0"/>
              <w:rPr>
                <w:rFonts w:ascii="Times New Roman" w:hAnsi="Times New Roman" w:cs="Times New Roman"/>
              </w:rPr>
            </w:pPr>
            <w:r w:rsidRPr="00BD6456">
              <w:rPr>
                <w:rFonts w:ascii="Times New Roman" w:hAnsi="Times New Roman" w:cs="Times New Roman"/>
              </w:rPr>
              <w:t xml:space="preserve">The technical and economic information of energy devices in the 4 mEHs, derived from </w:t>
            </w:r>
            <w:sdt>
              <w:sdtPr>
                <w:rPr>
                  <w:rFonts w:ascii="Times New Roman" w:hAnsi="Times New Roman" w:cs="Times New Roman"/>
                </w:rPr>
                <w:id w:val="-920711600"/>
                <w:placeholder>
                  <w:docPart w:val="9FC31D6E0F5540C08D1BB0B3AD19A721"/>
                </w:placeholder>
                <w:citation/>
              </w:sdtPr>
              <w:sdtContent>
                <w:r w:rsidRPr="00BD6456">
                  <w:rPr>
                    <w:rFonts w:ascii="Times New Roman" w:hAnsi="Times New Roman" w:cs="Times New Roman"/>
                  </w:rPr>
                  <w:fldChar w:fldCharType="begin"/>
                </w:r>
                <w:r w:rsidRPr="00BD6456">
                  <w:rPr>
                    <w:rFonts w:ascii="Times New Roman" w:hAnsi="Times New Roman" w:cs="Times New Roman"/>
                  </w:rPr>
                  <w:instrText xml:space="preserve"> CITATION MDi \l 1040 </w:instrText>
                </w:r>
                <w:r w:rsidRPr="00BD6456">
                  <w:rPr>
                    <w:rFonts w:ascii="Times New Roman" w:hAnsi="Times New Roman" w:cs="Times New Roman"/>
                  </w:rPr>
                  <w:fldChar w:fldCharType="separate"/>
                </w:r>
                <w:r w:rsidRPr="00BD6456">
                  <w:rPr>
                    <w:rFonts w:ascii="Times New Roman" w:hAnsi="Times New Roman" w:cs="Times New Roman"/>
                    <w:noProof/>
                  </w:rPr>
                  <w:t>[1]</w:t>
                </w:r>
                <w:r w:rsidRPr="00BD6456">
                  <w:rPr>
                    <w:rFonts w:ascii="Times New Roman" w:hAnsi="Times New Roman" w:cs="Times New Roman"/>
                  </w:rPr>
                  <w:fldChar w:fldCharType="end"/>
                </w:r>
              </w:sdtContent>
            </w:sdt>
            <w:r w:rsidRPr="00BD6456">
              <w:rPr>
                <w:rFonts w:ascii="Times New Roman" w:hAnsi="Times New Roman" w:cs="Times New Roman"/>
              </w:rPr>
              <w:t xml:space="preserve">, are reported in , whereas  </w:t>
            </w:r>
            <w:r w:rsidRPr="00BD6456">
              <w:rPr>
                <w:rFonts w:ascii="Times New Roman" w:hAnsi="Times New Roman" w:cs="Times New Roman"/>
              </w:rPr>
              <w:fldChar w:fldCharType="begin"/>
            </w:r>
            <w:r w:rsidRPr="00BD6456">
              <w:rPr>
                <w:rFonts w:ascii="Times New Roman" w:hAnsi="Times New Roman" w:cs="Times New Roman"/>
              </w:rPr>
              <w:instrText xml:space="preserve"> REF _Ref158040507 \h  \* MERGEFORMAT </w:instrText>
            </w:r>
            <w:r w:rsidRPr="00BD6456">
              <w:rPr>
                <w:rFonts w:ascii="Times New Roman" w:hAnsi="Times New Roman" w:cs="Times New Roman"/>
              </w:rPr>
            </w:r>
            <w:r w:rsidRPr="00BD6456">
              <w:rPr>
                <w:rFonts w:ascii="Times New Roman" w:hAnsi="Times New Roman" w:cs="Times New Roman"/>
              </w:rPr>
              <w:fldChar w:fldCharType="separate"/>
            </w:r>
            <w:r w:rsidRPr="00BD6456">
              <w:rPr>
                <w:rFonts w:ascii="Times New Roman" w:hAnsi="Times New Roman" w:cs="Times New Roman"/>
              </w:rPr>
              <w:t>Figure 7</w:t>
            </w:r>
            <w:r w:rsidRPr="00BD6456">
              <w:rPr>
                <w:rFonts w:ascii="Times New Roman" w:hAnsi="Times New Roman" w:cs="Times New Roman"/>
              </w:rPr>
              <w:fldChar w:fldCharType="end"/>
            </w:r>
            <w:r w:rsidRPr="00BD6456">
              <w:rPr>
                <w:rFonts w:ascii="Times New Roman" w:hAnsi="Times New Roman" w:cs="Times New Roman"/>
              </w:rPr>
              <w:t xml:space="preserve"> and </w:t>
            </w:r>
            <w:r w:rsidRPr="00BD6456">
              <w:rPr>
                <w:rFonts w:ascii="Times New Roman" w:hAnsi="Times New Roman" w:cs="Times New Roman"/>
              </w:rPr>
              <w:fldChar w:fldCharType="begin"/>
            </w:r>
            <w:r w:rsidRPr="00BD6456">
              <w:rPr>
                <w:rFonts w:ascii="Times New Roman" w:hAnsi="Times New Roman" w:cs="Times New Roman"/>
              </w:rPr>
              <w:instrText xml:space="preserve"> REF _Ref158040508 \h  \* MERGEFORMAT </w:instrText>
            </w:r>
            <w:r w:rsidRPr="00BD6456">
              <w:rPr>
                <w:rFonts w:ascii="Times New Roman" w:hAnsi="Times New Roman" w:cs="Times New Roman"/>
              </w:rPr>
            </w:r>
            <w:r w:rsidRPr="00BD6456">
              <w:rPr>
                <w:rFonts w:ascii="Times New Roman" w:hAnsi="Times New Roman" w:cs="Times New Roman"/>
              </w:rPr>
              <w:fldChar w:fldCharType="separate"/>
            </w:r>
            <w:r w:rsidRPr="00BD6456">
              <w:rPr>
                <w:rFonts w:ascii="Times New Roman" w:hAnsi="Times New Roman" w:cs="Times New Roman"/>
              </w:rPr>
              <w:t>Figure 8</w:t>
            </w:r>
            <w:r w:rsidRPr="00BD6456">
              <w:rPr>
                <w:rFonts w:ascii="Times New Roman" w:hAnsi="Times New Roman" w:cs="Times New Roman"/>
              </w:rPr>
              <w:fldChar w:fldCharType="end"/>
            </w:r>
            <w:r w:rsidRPr="00BD6456">
              <w:rPr>
                <w:rFonts w:ascii="Times New Roman" w:hAnsi="Times New Roman" w:cs="Times New Roman"/>
              </w:rPr>
              <w:t xml:space="preserve"> report the specific capitals costs and efficiencies vs. sizes of CHP with gas-fired internal combustion engine and CHP with gas-fired micro-turbines, and the specific capital cost vs. size of single-stage absorption chillers, respectively. </w:t>
            </w:r>
          </w:p>
          <w:p w14:paraId="1FF45934" w14:textId="77777777" w:rsidR="008605BD" w:rsidRPr="00640138" w:rsidRDefault="008605BD" w:rsidP="00383C62">
            <w:pPr>
              <w:pStyle w:val="Caption"/>
              <w:keepNext/>
              <w:rPr>
                <w:rFonts w:eastAsia="Calibri" w:cs="Calibri"/>
                <w:color w:val="ED7D31" w:themeColor="accent2"/>
                <w:sz w:val="20"/>
              </w:rPr>
            </w:pPr>
            <w:bookmarkStart w:id="84" w:name="_Ref158029951"/>
            <w:r w:rsidRPr="00BD6456">
              <w:rPr>
                <w:rFonts w:ascii="Times New Roman" w:eastAsia="Calibri" w:hAnsi="Times New Roman"/>
                <w:i w:val="0"/>
                <w:color w:val="ED7D31" w:themeColor="accent2"/>
                <w:szCs w:val="24"/>
              </w:rPr>
              <w:t>T</w:t>
            </w:r>
            <w:r w:rsidRPr="00640138">
              <w:rPr>
                <w:rFonts w:eastAsia="Calibri" w:cs="Calibri"/>
                <w:color w:val="ED7D31" w:themeColor="accent2"/>
                <w:sz w:val="20"/>
              </w:rPr>
              <w:t xml:space="preserve">able </w:t>
            </w:r>
            <w:r>
              <w:rPr>
                <w:rFonts w:eastAsia="Calibri" w:cs="Calibri"/>
                <w:color w:val="ED7D31" w:themeColor="accent2"/>
                <w:sz w:val="20"/>
              </w:rPr>
              <w:fldChar w:fldCharType="begin"/>
            </w:r>
            <w:r>
              <w:rPr>
                <w:rFonts w:eastAsia="Calibri" w:cs="Calibri"/>
                <w:color w:val="ED7D31" w:themeColor="accent2"/>
                <w:sz w:val="20"/>
              </w:rPr>
              <w:instrText xml:space="preserve"> SEQ Table \* ARABIC </w:instrText>
            </w:r>
            <w:r>
              <w:rPr>
                <w:rFonts w:eastAsia="Calibri" w:cs="Calibri"/>
                <w:color w:val="ED7D31" w:themeColor="accent2"/>
                <w:sz w:val="20"/>
              </w:rPr>
              <w:fldChar w:fldCharType="separate"/>
            </w:r>
            <w:r>
              <w:rPr>
                <w:rFonts w:eastAsia="Calibri" w:cs="Calibri"/>
                <w:noProof/>
                <w:color w:val="ED7D31" w:themeColor="accent2"/>
                <w:sz w:val="20"/>
              </w:rPr>
              <w:t>2</w:t>
            </w:r>
            <w:r>
              <w:rPr>
                <w:rFonts w:eastAsia="Calibri" w:cs="Calibri"/>
                <w:color w:val="ED7D31" w:themeColor="accent2"/>
                <w:sz w:val="20"/>
              </w:rPr>
              <w:fldChar w:fldCharType="end"/>
            </w:r>
            <w:bookmarkEnd w:id="84"/>
            <w:r w:rsidRPr="00640138">
              <w:rPr>
                <w:rFonts w:eastAsia="Calibri" w:cs="Calibri"/>
                <w:color w:val="ED7D31" w:themeColor="accent2"/>
                <w:sz w:val="20"/>
              </w:rPr>
              <w:t>. Technical and economic information of energy devices for the 4 mEHs</w:t>
            </w:r>
          </w:p>
          <w:tbl>
            <w:tblPr>
              <w:tblStyle w:val="TableGrid"/>
              <w:tblW w:w="9619" w:type="dxa"/>
              <w:tblLook w:val="04A0" w:firstRow="1" w:lastRow="0" w:firstColumn="1" w:lastColumn="0" w:noHBand="0" w:noVBand="1"/>
            </w:tblPr>
            <w:tblGrid>
              <w:gridCol w:w="1613"/>
              <w:gridCol w:w="1308"/>
              <w:gridCol w:w="1404"/>
              <w:gridCol w:w="1322"/>
              <w:gridCol w:w="1439"/>
              <w:gridCol w:w="1059"/>
              <w:gridCol w:w="1474"/>
            </w:tblGrid>
            <w:tr w:rsidR="008605BD" w:rsidRPr="0087346C" w14:paraId="511E44C4" w14:textId="77777777" w:rsidTr="0060147B">
              <w:tc>
                <w:tcPr>
                  <w:tcW w:w="1815" w:type="dxa"/>
                  <w:tcBorders>
                    <w:bottom w:val="nil"/>
                    <w:right w:val="nil"/>
                  </w:tcBorders>
                </w:tcPr>
                <w:p w14:paraId="7C0EE220" w14:textId="77777777" w:rsidR="008605BD" w:rsidRPr="0087346C" w:rsidRDefault="008605BD" w:rsidP="00383C62">
                  <w:pPr>
                    <w:autoSpaceDE w:val="0"/>
                    <w:autoSpaceDN w:val="0"/>
                    <w:adjustRightInd w:val="0"/>
                    <w:rPr>
                      <w:rFonts w:cs="Calibri"/>
                      <w:i/>
                      <w:iCs/>
                      <w:sz w:val="18"/>
                      <w:szCs w:val="18"/>
                    </w:rPr>
                  </w:pPr>
                  <w:r w:rsidRPr="0087346C">
                    <w:rPr>
                      <w:rFonts w:cs="Calibri"/>
                      <w:i/>
                      <w:iCs/>
                      <w:sz w:val="18"/>
                      <w:szCs w:val="18"/>
                    </w:rPr>
                    <w:t>Energy device</w:t>
                  </w:r>
                </w:p>
              </w:tc>
              <w:tc>
                <w:tcPr>
                  <w:tcW w:w="1367" w:type="dxa"/>
                  <w:tcBorders>
                    <w:left w:val="nil"/>
                    <w:bottom w:val="nil"/>
                    <w:right w:val="nil"/>
                  </w:tcBorders>
                </w:tcPr>
                <w:p w14:paraId="6205D557"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Size range (kW - kWh)</w:t>
                  </w:r>
                </w:p>
              </w:tc>
              <w:tc>
                <w:tcPr>
                  <w:tcW w:w="1596" w:type="dxa"/>
                  <w:tcBorders>
                    <w:left w:val="nil"/>
                    <w:bottom w:val="nil"/>
                    <w:right w:val="nil"/>
                  </w:tcBorders>
                </w:tcPr>
                <w:p w14:paraId="14D66438"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 xml:space="preserve">Specific capital cost </w:t>
                  </w:r>
                </w:p>
              </w:tc>
              <w:tc>
                <w:tcPr>
                  <w:tcW w:w="1167" w:type="dxa"/>
                  <w:tcBorders>
                    <w:left w:val="nil"/>
                    <w:bottom w:val="nil"/>
                    <w:right w:val="nil"/>
                  </w:tcBorders>
                </w:tcPr>
                <w:p w14:paraId="7FCF6440" w14:textId="77777777" w:rsidR="008605BD" w:rsidRDefault="008605BD" w:rsidP="00383C62">
                  <w:pPr>
                    <w:autoSpaceDE w:val="0"/>
                    <w:autoSpaceDN w:val="0"/>
                    <w:adjustRightInd w:val="0"/>
                    <w:rPr>
                      <w:rFonts w:cs="Calibri"/>
                      <w:i/>
                      <w:iCs/>
                      <w:sz w:val="18"/>
                      <w:szCs w:val="18"/>
                    </w:rPr>
                  </w:pPr>
                  <w:r>
                    <w:rPr>
                      <w:rFonts w:cs="Calibri"/>
                      <w:i/>
                      <w:iCs/>
                      <w:sz w:val="18"/>
                      <w:szCs w:val="18"/>
                    </w:rPr>
                    <w:t>O&amp;M costs</w:t>
                  </w:r>
                </w:p>
                <w:p w14:paraId="5245D606"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(€/kWh)</w:t>
                  </w:r>
                </w:p>
              </w:tc>
              <w:tc>
                <w:tcPr>
                  <w:tcW w:w="2642" w:type="dxa"/>
                  <w:gridSpan w:val="2"/>
                  <w:tcBorders>
                    <w:left w:val="nil"/>
                    <w:bottom w:val="single" w:sz="4" w:space="0" w:color="ED7D31" w:themeColor="accent2"/>
                    <w:right w:val="nil"/>
                  </w:tcBorders>
                </w:tcPr>
                <w:p w14:paraId="5C3077E0"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Efficiency</w:t>
                  </w:r>
                </w:p>
              </w:tc>
              <w:tc>
                <w:tcPr>
                  <w:tcW w:w="1032" w:type="dxa"/>
                  <w:tcBorders>
                    <w:left w:val="nil"/>
                    <w:bottom w:val="nil"/>
                  </w:tcBorders>
                </w:tcPr>
                <w:p w14:paraId="4A73A218"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Lifetime</w:t>
                  </w:r>
                </w:p>
              </w:tc>
            </w:tr>
            <w:tr w:rsidR="008605BD" w:rsidRPr="0087346C" w14:paraId="002F65B6" w14:textId="77777777" w:rsidTr="0060147B">
              <w:tc>
                <w:tcPr>
                  <w:tcW w:w="1815" w:type="dxa"/>
                  <w:tcBorders>
                    <w:top w:val="nil"/>
                    <w:bottom w:val="single" w:sz="4" w:space="0" w:color="ED7D31" w:themeColor="accent2"/>
                    <w:right w:val="nil"/>
                  </w:tcBorders>
                </w:tcPr>
                <w:p w14:paraId="1140E913" w14:textId="77777777" w:rsidR="008605BD" w:rsidRPr="0087346C" w:rsidRDefault="008605BD" w:rsidP="00383C62">
                  <w:pPr>
                    <w:autoSpaceDE w:val="0"/>
                    <w:autoSpaceDN w:val="0"/>
                    <w:adjustRightInd w:val="0"/>
                    <w:rPr>
                      <w:rFonts w:cs="Calibri"/>
                      <w:i/>
                      <w:iCs/>
                      <w:sz w:val="18"/>
                      <w:szCs w:val="18"/>
                    </w:rPr>
                  </w:pPr>
                </w:p>
              </w:tc>
              <w:tc>
                <w:tcPr>
                  <w:tcW w:w="1367" w:type="dxa"/>
                  <w:tcBorders>
                    <w:top w:val="nil"/>
                    <w:left w:val="nil"/>
                    <w:bottom w:val="single" w:sz="4" w:space="0" w:color="ED7D31" w:themeColor="accent2"/>
                    <w:right w:val="nil"/>
                  </w:tcBorders>
                </w:tcPr>
                <w:p w14:paraId="023A3787" w14:textId="13FBA1D0" w:rsidR="008605BD" w:rsidRDefault="008605BD" w:rsidP="00383C62">
                  <w:pPr>
                    <w:autoSpaceDE w:val="0"/>
                    <w:autoSpaceDN w:val="0"/>
                    <w:adjustRightInd w:val="0"/>
                    <w:rPr>
                      <w:rFonts w:cs="Calibri"/>
                      <w:i/>
                      <w:iCs/>
                      <w:sz w:val="18"/>
                      <w:szCs w:val="18"/>
                    </w:rPr>
                  </w:pPr>
                  <w:r>
                    <w:rPr>
                      <w:rFonts w:cs="Calibri"/>
                      <w:i/>
                      <w:iCs/>
                      <w:sz w:val="18"/>
                      <w:szCs w:val="18"/>
                    </w:rPr>
                    <w:t>Maximum area for RES installation</w:t>
                  </w:r>
                  <w:r w:rsidR="00BD6456">
                    <w:rPr>
                      <w:rFonts w:cs="Calibri"/>
                      <w:i/>
                      <w:iCs/>
                      <w:sz w:val="18"/>
                      <w:szCs w:val="18"/>
                    </w:rPr>
                    <w:t xml:space="preserve"> </w:t>
                  </w:r>
                  <w:r>
                    <w:rPr>
                      <w:rFonts w:cs="Calibri"/>
                      <w:i/>
                      <w:iCs/>
                      <w:sz w:val="18"/>
                      <w:szCs w:val="18"/>
                    </w:rPr>
                    <w:t>(m</w:t>
                  </w:r>
                  <w:r w:rsidRPr="000E28C2">
                    <w:rPr>
                      <w:rFonts w:cs="Calibri"/>
                      <w:i/>
                      <w:iCs/>
                      <w:sz w:val="18"/>
                      <w:szCs w:val="18"/>
                      <w:vertAlign w:val="superscript"/>
                    </w:rPr>
                    <w:t>2</w:t>
                  </w:r>
                  <w:r>
                    <w:rPr>
                      <w:rFonts w:cs="Calibri"/>
                      <w:i/>
                      <w:iCs/>
                      <w:sz w:val="18"/>
                      <w:szCs w:val="18"/>
                    </w:rPr>
                    <w:t>)</w:t>
                  </w:r>
                </w:p>
              </w:tc>
              <w:tc>
                <w:tcPr>
                  <w:tcW w:w="1596" w:type="dxa"/>
                  <w:tcBorders>
                    <w:top w:val="nil"/>
                    <w:left w:val="nil"/>
                    <w:bottom w:val="single" w:sz="4" w:space="0" w:color="ED7D31" w:themeColor="accent2"/>
                    <w:right w:val="nil"/>
                  </w:tcBorders>
                </w:tcPr>
                <w:p w14:paraId="0E70DD4F" w14:textId="77777777" w:rsidR="008605BD" w:rsidRDefault="008605BD" w:rsidP="00383C62">
                  <w:pPr>
                    <w:autoSpaceDE w:val="0"/>
                    <w:autoSpaceDN w:val="0"/>
                    <w:adjustRightInd w:val="0"/>
                    <w:rPr>
                      <w:rFonts w:cs="Calibri"/>
                      <w:i/>
                      <w:iCs/>
                      <w:sz w:val="18"/>
                      <w:szCs w:val="18"/>
                    </w:rPr>
                  </w:pPr>
                </w:p>
              </w:tc>
              <w:tc>
                <w:tcPr>
                  <w:tcW w:w="1167" w:type="dxa"/>
                  <w:tcBorders>
                    <w:top w:val="nil"/>
                    <w:left w:val="nil"/>
                    <w:bottom w:val="single" w:sz="4" w:space="0" w:color="ED7D31" w:themeColor="accent2"/>
                    <w:right w:val="nil"/>
                  </w:tcBorders>
                </w:tcPr>
                <w:p w14:paraId="1AE6DA13" w14:textId="77777777" w:rsidR="008605BD" w:rsidRDefault="008605BD" w:rsidP="00383C62">
                  <w:pPr>
                    <w:autoSpaceDE w:val="0"/>
                    <w:autoSpaceDN w:val="0"/>
                    <w:adjustRightInd w:val="0"/>
                    <w:rPr>
                      <w:rFonts w:cs="Calibri"/>
                      <w:i/>
                      <w:iCs/>
                      <w:sz w:val="18"/>
                      <w:szCs w:val="18"/>
                    </w:rPr>
                  </w:pPr>
                </w:p>
              </w:tc>
              <w:tc>
                <w:tcPr>
                  <w:tcW w:w="1577" w:type="dxa"/>
                  <w:tcBorders>
                    <w:left w:val="nil"/>
                    <w:bottom w:val="single" w:sz="4" w:space="0" w:color="ED7D31" w:themeColor="accent2"/>
                    <w:right w:val="nil"/>
                  </w:tcBorders>
                </w:tcPr>
                <w:p w14:paraId="2548C220" w14:textId="77777777" w:rsidR="008605BD" w:rsidRDefault="008605BD" w:rsidP="00383C62">
                  <w:pPr>
                    <w:autoSpaceDE w:val="0"/>
                    <w:autoSpaceDN w:val="0"/>
                    <w:adjustRightInd w:val="0"/>
                    <w:rPr>
                      <w:rFonts w:cs="Calibri"/>
                      <w:i/>
                      <w:iCs/>
                      <w:sz w:val="18"/>
                      <w:szCs w:val="18"/>
                    </w:rPr>
                  </w:pPr>
                  <w:r>
                    <w:rPr>
                      <w:rFonts w:cs="Calibri"/>
                      <w:i/>
                      <w:iCs/>
                      <w:sz w:val="18"/>
                      <w:szCs w:val="18"/>
                    </w:rPr>
                    <w:t xml:space="preserve">Electrical </w:t>
                  </w:r>
                </w:p>
              </w:tc>
              <w:tc>
                <w:tcPr>
                  <w:tcW w:w="1065" w:type="dxa"/>
                  <w:tcBorders>
                    <w:left w:val="nil"/>
                    <w:bottom w:val="single" w:sz="4" w:space="0" w:color="ED7D31" w:themeColor="accent2"/>
                    <w:right w:val="nil"/>
                  </w:tcBorders>
                </w:tcPr>
                <w:p w14:paraId="734C1A71" w14:textId="77777777" w:rsidR="008605BD" w:rsidRPr="0087346C" w:rsidRDefault="008605BD" w:rsidP="00383C62">
                  <w:pPr>
                    <w:autoSpaceDE w:val="0"/>
                    <w:autoSpaceDN w:val="0"/>
                    <w:adjustRightInd w:val="0"/>
                    <w:rPr>
                      <w:rFonts w:cs="Calibri"/>
                      <w:i/>
                      <w:iCs/>
                      <w:sz w:val="18"/>
                      <w:szCs w:val="18"/>
                    </w:rPr>
                  </w:pPr>
                  <w:r>
                    <w:rPr>
                      <w:rFonts w:cs="Calibri"/>
                      <w:i/>
                      <w:iCs/>
                      <w:sz w:val="18"/>
                      <w:szCs w:val="18"/>
                    </w:rPr>
                    <w:t>Thermal</w:t>
                  </w:r>
                </w:p>
              </w:tc>
              <w:tc>
                <w:tcPr>
                  <w:tcW w:w="1032" w:type="dxa"/>
                  <w:tcBorders>
                    <w:top w:val="nil"/>
                    <w:left w:val="nil"/>
                    <w:bottom w:val="single" w:sz="4" w:space="0" w:color="ED7D31" w:themeColor="accent2"/>
                  </w:tcBorders>
                </w:tcPr>
                <w:p w14:paraId="499F5291" w14:textId="77777777" w:rsidR="008605BD" w:rsidRPr="0087346C" w:rsidRDefault="008605BD" w:rsidP="00383C62">
                  <w:pPr>
                    <w:autoSpaceDE w:val="0"/>
                    <w:autoSpaceDN w:val="0"/>
                    <w:adjustRightInd w:val="0"/>
                    <w:rPr>
                      <w:rFonts w:cs="Calibri"/>
                      <w:i/>
                      <w:iCs/>
                      <w:sz w:val="18"/>
                      <w:szCs w:val="18"/>
                    </w:rPr>
                  </w:pPr>
                </w:p>
              </w:tc>
            </w:tr>
            <w:tr w:rsidR="0060147B" w:rsidRPr="0087346C" w14:paraId="7FD3D80F" w14:textId="77777777" w:rsidTr="0060147B">
              <w:trPr>
                <w:ins w:id="85" w:author="Kai Heussen" w:date="2025-01-08T11:27:00Z"/>
              </w:trPr>
              <w:tc>
                <w:tcPr>
                  <w:tcW w:w="1815" w:type="dxa"/>
                  <w:tcBorders>
                    <w:top w:val="nil"/>
                    <w:bottom w:val="single" w:sz="4" w:space="0" w:color="ED7D31" w:themeColor="accent2"/>
                    <w:right w:val="nil"/>
                  </w:tcBorders>
                </w:tcPr>
                <w:p w14:paraId="0CA74733" w14:textId="22F9F36E" w:rsidR="0060147B" w:rsidRPr="0087346C" w:rsidRDefault="0060147B" w:rsidP="0060147B">
                  <w:pPr>
                    <w:autoSpaceDE w:val="0"/>
                    <w:autoSpaceDN w:val="0"/>
                    <w:adjustRightInd w:val="0"/>
                    <w:rPr>
                      <w:ins w:id="86" w:author="Kai Heussen" w:date="2025-01-08T11:27:00Z" w16du:dateUtc="2025-01-08T10:27:00Z"/>
                      <w:rFonts w:cs="Calibri"/>
                      <w:i/>
                      <w:iCs/>
                      <w:sz w:val="18"/>
                      <w:szCs w:val="18"/>
                    </w:rPr>
                  </w:pPr>
                  <w:ins w:id="87" w:author="Kai Heussen" w:date="2025-01-08T11:27:00Z" w16du:dateUtc="2025-01-08T10:27:00Z">
                    <w:r>
                      <w:rPr>
                        <w:rFonts w:cs="Calibri"/>
                        <w:i/>
                        <w:iCs/>
                        <w:sz w:val="18"/>
                        <w:szCs w:val="18"/>
                      </w:rPr>
                      <w:t>Wind Power</w:t>
                    </w:r>
                  </w:ins>
                </w:p>
              </w:tc>
              <w:tc>
                <w:tcPr>
                  <w:tcW w:w="1367" w:type="dxa"/>
                  <w:tcBorders>
                    <w:top w:val="nil"/>
                    <w:left w:val="nil"/>
                    <w:bottom w:val="single" w:sz="4" w:space="0" w:color="ED7D31" w:themeColor="accent2"/>
                    <w:right w:val="nil"/>
                  </w:tcBorders>
                </w:tcPr>
                <w:p w14:paraId="086330CB" w14:textId="7C9819E8" w:rsidR="0060147B" w:rsidRDefault="0060147B" w:rsidP="0060147B">
                  <w:pPr>
                    <w:autoSpaceDE w:val="0"/>
                    <w:autoSpaceDN w:val="0"/>
                    <w:adjustRightInd w:val="0"/>
                    <w:rPr>
                      <w:ins w:id="88" w:author="Kai Heussen" w:date="2025-01-08T11:27:00Z" w16du:dateUtc="2025-01-08T10:27:00Z"/>
                      <w:rFonts w:cs="Calibri"/>
                      <w:i/>
                      <w:iCs/>
                      <w:sz w:val="18"/>
                      <w:szCs w:val="18"/>
                    </w:rPr>
                  </w:pPr>
                  <w:ins w:id="89" w:author="Kai Heussen" w:date="2025-01-08T11:29:00Z" w16du:dateUtc="2025-01-08T10:29:00Z">
                    <w:r>
                      <w:rPr>
                        <w:rFonts w:cs="Calibri"/>
                        <w:i/>
                        <w:iCs/>
                        <w:sz w:val="18"/>
                        <w:szCs w:val="18"/>
                      </w:rPr>
                      <w:t>Fixed size negative load</w:t>
                    </w:r>
                  </w:ins>
                </w:p>
              </w:tc>
              <w:tc>
                <w:tcPr>
                  <w:tcW w:w="1596" w:type="dxa"/>
                  <w:tcBorders>
                    <w:top w:val="nil"/>
                    <w:left w:val="nil"/>
                    <w:bottom w:val="single" w:sz="4" w:space="0" w:color="ED7D31" w:themeColor="accent2"/>
                    <w:right w:val="nil"/>
                  </w:tcBorders>
                </w:tcPr>
                <w:p w14:paraId="6053973D" w14:textId="4838F667" w:rsidR="0060147B" w:rsidRDefault="0060147B" w:rsidP="0060147B">
                  <w:pPr>
                    <w:autoSpaceDE w:val="0"/>
                    <w:autoSpaceDN w:val="0"/>
                    <w:adjustRightInd w:val="0"/>
                    <w:rPr>
                      <w:ins w:id="90" w:author="Kai Heussen" w:date="2025-01-08T11:27:00Z" w16du:dateUtc="2025-01-08T10:27:00Z"/>
                      <w:rFonts w:cs="Calibri"/>
                      <w:i/>
                      <w:iCs/>
                      <w:sz w:val="18"/>
                      <w:szCs w:val="18"/>
                    </w:rPr>
                  </w:pPr>
                  <w:ins w:id="91" w:author="Kai Heussen" w:date="2025-01-08T11:27:00Z" w16du:dateUtc="2025-01-08T10:27:00Z">
                    <w:del w:id="92" w:author="Seyede Zahra Tajalli" w:date="2025-01-13T14:46:00Z" w16du:dateUtc="2025-01-13T13:46:00Z">
                      <w:r w:rsidDel="005C4DE2">
                        <w:rPr>
                          <w:rFonts w:cs="Calibri"/>
                          <w:i/>
                          <w:iCs/>
                          <w:sz w:val="18"/>
                          <w:szCs w:val="18"/>
                        </w:rPr>
                        <w:delText>???</w:delText>
                      </w:r>
                    </w:del>
                  </w:ins>
                  <w:ins w:id="93" w:author="Seyede Zahra Tajalli" w:date="2025-01-13T14:47:00Z" w16du:dateUtc="2025-01-13T13:47:00Z">
                    <w:r w:rsidR="005C4DE2">
                      <w:rPr>
                        <w:rFonts w:cs="Calibri"/>
                        <w:i/>
                        <w:iCs/>
                        <w:sz w:val="18"/>
                        <w:szCs w:val="18"/>
                      </w:rPr>
                      <w:t xml:space="preserve">2500 </w:t>
                    </w:r>
                    <w:r w:rsidR="005C4DE2" w:rsidRPr="00A97F7A">
                      <w:rPr>
                        <w:rFonts w:cs="Calibri"/>
                        <w:i/>
                        <w:iCs/>
                        <w:sz w:val="16"/>
                        <w:szCs w:val="16"/>
                      </w:rPr>
                      <w:t>€/kWp</w:t>
                    </w:r>
                  </w:ins>
                </w:p>
              </w:tc>
              <w:tc>
                <w:tcPr>
                  <w:tcW w:w="1167" w:type="dxa"/>
                  <w:tcBorders>
                    <w:top w:val="nil"/>
                    <w:left w:val="nil"/>
                    <w:bottom w:val="single" w:sz="4" w:space="0" w:color="ED7D31" w:themeColor="accent2"/>
                    <w:right w:val="nil"/>
                  </w:tcBorders>
                </w:tcPr>
                <w:p w14:paraId="01DDE18C" w14:textId="407CEF28" w:rsidR="0060147B" w:rsidRDefault="0060147B" w:rsidP="0060147B">
                  <w:pPr>
                    <w:autoSpaceDE w:val="0"/>
                    <w:autoSpaceDN w:val="0"/>
                    <w:adjustRightInd w:val="0"/>
                    <w:rPr>
                      <w:ins w:id="94" w:author="Kai Heussen" w:date="2025-01-08T11:27:00Z" w16du:dateUtc="2025-01-08T10:27:00Z"/>
                      <w:rFonts w:cs="Calibri"/>
                      <w:i/>
                      <w:iCs/>
                      <w:sz w:val="18"/>
                      <w:szCs w:val="18"/>
                    </w:rPr>
                  </w:pPr>
                  <w:ins w:id="95" w:author="Seyede Zahra Tajalli" w:date="2025-01-13T14:18:00Z" w16du:dateUtc="2025-01-13T13:18:00Z">
                    <w:r w:rsidRPr="00A97F7A">
                      <w:rPr>
                        <w:rFonts w:cs="Calibri"/>
                        <w:i/>
                        <w:iCs/>
                        <w:sz w:val="16"/>
                        <w:szCs w:val="16"/>
                      </w:rPr>
                      <w:t>0.01</w:t>
                    </w:r>
                    <w:r>
                      <w:rPr>
                        <w:rFonts w:cs="Calibri"/>
                        <w:i/>
                        <w:iCs/>
                        <w:sz w:val="16"/>
                        <w:szCs w:val="16"/>
                      </w:rPr>
                      <w:t>2</w:t>
                    </w:r>
                  </w:ins>
                  <w:ins w:id="96" w:author="Kai Heussen" w:date="2025-01-08T11:27:00Z" w16du:dateUtc="2025-01-08T10:27:00Z">
                    <w:del w:id="97" w:author="Seyede Zahra Tajalli" w:date="2025-01-13T14:18:00Z" w16du:dateUtc="2025-01-13T13:18:00Z">
                      <w:r w:rsidDel="003426E5">
                        <w:rPr>
                          <w:rFonts w:cs="Calibri"/>
                          <w:i/>
                          <w:iCs/>
                          <w:sz w:val="18"/>
                          <w:szCs w:val="18"/>
                        </w:rPr>
                        <w:delText>?</w:delText>
                      </w:r>
                    </w:del>
                  </w:ins>
                </w:p>
              </w:tc>
              <w:tc>
                <w:tcPr>
                  <w:tcW w:w="1577" w:type="dxa"/>
                  <w:tcBorders>
                    <w:left w:val="nil"/>
                    <w:bottom w:val="single" w:sz="4" w:space="0" w:color="ED7D31" w:themeColor="accent2"/>
                    <w:right w:val="nil"/>
                  </w:tcBorders>
                </w:tcPr>
                <w:p w14:paraId="382257EE" w14:textId="50FCE6D0" w:rsidR="0060147B" w:rsidRDefault="0060147B" w:rsidP="0060147B">
                  <w:pPr>
                    <w:autoSpaceDE w:val="0"/>
                    <w:autoSpaceDN w:val="0"/>
                    <w:adjustRightInd w:val="0"/>
                    <w:rPr>
                      <w:ins w:id="98" w:author="Kai Heussen" w:date="2025-01-08T11:27:00Z" w16du:dateUtc="2025-01-08T10:27:00Z"/>
                      <w:rFonts w:cs="Calibri"/>
                      <w:i/>
                      <w:iCs/>
                      <w:sz w:val="18"/>
                      <w:szCs w:val="18"/>
                    </w:rPr>
                  </w:pPr>
                  <w:ins w:id="99" w:author="Kai Heussen" w:date="2025-01-08T11:27:00Z" w16du:dateUtc="2025-01-08T10:27:00Z">
                    <w:r>
                      <w:rPr>
                        <w:rFonts w:cs="Calibri"/>
                        <w:i/>
                        <w:iCs/>
                        <w:sz w:val="18"/>
                        <w:szCs w:val="18"/>
                      </w:rPr>
                      <w:t>(di</w:t>
                    </w:r>
                  </w:ins>
                  <w:ins w:id="100" w:author="Kai Heussen" w:date="2025-01-08T11:28:00Z" w16du:dateUtc="2025-01-08T10:28:00Z">
                    <w:r>
                      <w:rPr>
                        <w:rFonts w:cs="Calibri"/>
                        <w:i/>
                        <w:iCs/>
                        <w:sz w:val="18"/>
                        <w:szCs w:val="18"/>
                      </w:rPr>
                      <w:t>rect power curve like a negative load)</w:t>
                    </w:r>
                  </w:ins>
                </w:p>
              </w:tc>
              <w:tc>
                <w:tcPr>
                  <w:tcW w:w="1065" w:type="dxa"/>
                  <w:tcBorders>
                    <w:left w:val="nil"/>
                    <w:bottom w:val="single" w:sz="4" w:space="0" w:color="ED7D31" w:themeColor="accent2"/>
                    <w:right w:val="nil"/>
                  </w:tcBorders>
                </w:tcPr>
                <w:p w14:paraId="1894156A" w14:textId="77777777" w:rsidR="0060147B" w:rsidRDefault="0060147B" w:rsidP="0060147B">
                  <w:pPr>
                    <w:autoSpaceDE w:val="0"/>
                    <w:autoSpaceDN w:val="0"/>
                    <w:adjustRightInd w:val="0"/>
                    <w:rPr>
                      <w:ins w:id="101" w:author="Kai Heussen" w:date="2025-01-08T11:27:00Z" w16du:dateUtc="2025-01-08T10:27:00Z"/>
                      <w:rFonts w:cs="Calibri"/>
                      <w:i/>
                      <w:iCs/>
                      <w:sz w:val="18"/>
                      <w:szCs w:val="18"/>
                    </w:rPr>
                  </w:pPr>
                </w:p>
              </w:tc>
              <w:tc>
                <w:tcPr>
                  <w:tcW w:w="1032" w:type="dxa"/>
                  <w:tcBorders>
                    <w:top w:val="nil"/>
                    <w:left w:val="nil"/>
                    <w:bottom w:val="single" w:sz="4" w:space="0" w:color="ED7D31" w:themeColor="accent2"/>
                  </w:tcBorders>
                </w:tcPr>
                <w:p w14:paraId="040646B9" w14:textId="77777777" w:rsidR="0060147B" w:rsidRPr="0087346C" w:rsidRDefault="0060147B" w:rsidP="0060147B">
                  <w:pPr>
                    <w:autoSpaceDE w:val="0"/>
                    <w:autoSpaceDN w:val="0"/>
                    <w:adjustRightInd w:val="0"/>
                    <w:rPr>
                      <w:ins w:id="102" w:author="Kai Heussen" w:date="2025-01-08T11:27:00Z" w16du:dateUtc="2025-01-08T10:27:00Z"/>
                      <w:rFonts w:cs="Calibri"/>
                      <w:i/>
                      <w:iCs/>
                      <w:sz w:val="18"/>
                      <w:szCs w:val="18"/>
                    </w:rPr>
                  </w:pPr>
                </w:p>
              </w:tc>
            </w:tr>
            <w:tr w:rsidR="0060147B" w:rsidRPr="0087346C" w14:paraId="4B03CFF0" w14:textId="77777777" w:rsidTr="0060147B">
              <w:tc>
                <w:tcPr>
                  <w:tcW w:w="1815" w:type="dxa"/>
                  <w:tcBorders>
                    <w:bottom w:val="nil"/>
                    <w:right w:val="nil"/>
                  </w:tcBorders>
                </w:tcPr>
                <w:p w14:paraId="355DB336" w14:textId="77777777" w:rsidR="0060147B" w:rsidRPr="00A97F7A" w:rsidRDefault="0060147B" w:rsidP="0060147B">
                  <w:pPr>
                    <w:autoSpaceDE w:val="0"/>
                    <w:autoSpaceDN w:val="0"/>
                    <w:adjustRightInd w:val="0"/>
                    <w:rPr>
                      <w:rFonts w:cs="Calibri"/>
                      <w:b/>
                      <w:bCs/>
                      <w:i/>
                      <w:iCs/>
                      <w:sz w:val="16"/>
                      <w:szCs w:val="16"/>
                    </w:rPr>
                  </w:pPr>
                  <w:r w:rsidRPr="00A97F7A">
                    <w:rPr>
                      <w:rFonts w:cs="Calibri"/>
                      <w:b/>
                      <w:bCs/>
                      <w:i/>
                      <w:iCs/>
                      <w:sz w:val="16"/>
                      <w:szCs w:val="16"/>
                    </w:rPr>
                    <w:t xml:space="preserve">Solar PV </w:t>
                  </w:r>
                </w:p>
              </w:tc>
              <w:tc>
                <w:tcPr>
                  <w:tcW w:w="1367" w:type="dxa"/>
                  <w:tcBorders>
                    <w:left w:val="nil"/>
                    <w:bottom w:val="nil"/>
                    <w:right w:val="nil"/>
                  </w:tcBorders>
                </w:tcPr>
                <w:p w14:paraId="66B0EC04" w14:textId="77777777" w:rsidR="0060147B" w:rsidRPr="00A97F7A" w:rsidRDefault="0060147B" w:rsidP="0060147B">
                  <w:pPr>
                    <w:autoSpaceDE w:val="0"/>
                    <w:autoSpaceDN w:val="0"/>
                    <w:adjustRightInd w:val="0"/>
                    <w:rPr>
                      <w:rFonts w:cs="Calibri"/>
                      <w:i/>
                      <w:iCs/>
                      <w:sz w:val="16"/>
                      <w:szCs w:val="16"/>
                    </w:rPr>
                  </w:pPr>
                </w:p>
              </w:tc>
              <w:tc>
                <w:tcPr>
                  <w:tcW w:w="1596" w:type="dxa"/>
                  <w:tcBorders>
                    <w:left w:val="nil"/>
                    <w:bottom w:val="nil"/>
                    <w:right w:val="nil"/>
                  </w:tcBorders>
                </w:tcPr>
                <w:p w14:paraId="2C5B5608"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2000 €/kWp</w:t>
                  </w:r>
                </w:p>
              </w:tc>
              <w:tc>
                <w:tcPr>
                  <w:tcW w:w="1167" w:type="dxa"/>
                  <w:tcBorders>
                    <w:left w:val="nil"/>
                    <w:bottom w:val="nil"/>
                    <w:right w:val="nil"/>
                  </w:tcBorders>
                </w:tcPr>
                <w:p w14:paraId="47003F0E"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0.010</w:t>
                  </w:r>
                </w:p>
              </w:tc>
              <w:tc>
                <w:tcPr>
                  <w:tcW w:w="1577" w:type="dxa"/>
                  <w:tcBorders>
                    <w:left w:val="nil"/>
                    <w:bottom w:val="nil"/>
                    <w:right w:val="nil"/>
                  </w:tcBorders>
                </w:tcPr>
                <w:p w14:paraId="6F7FE73B"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0.14</w:t>
                  </w:r>
                </w:p>
              </w:tc>
              <w:tc>
                <w:tcPr>
                  <w:tcW w:w="1065" w:type="dxa"/>
                  <w:tcBorders>
                    <w:left w:val="nil"/>
                    <w:bottom w:val="nil"/>
                    <w:right w:val="nil"/>
                  </w:tcBorders>
                </w:tcPr>
                <w:p w14:paraId="18D6B8E6" w14:textId="77777777" w:rsidR="0060147B" w:rsidRPr="00A97F7A" w:rsidRDefault="0060147B" w:rsidP="0060147B">
                  <w:pPr>
                    <w:autoSpaceDE w:val="0"/>
                    <w:autoSpaceDN w:val="0"/>
                    <w:adjustRightInd w:val="0"/>
                    <w:rPr>
                      <w:rFonts w:cs="Calibri"/>
                      <w:i/>
                      <w:iCs/>
                      <w:sz w:val="16"/>
                      <w:szCs w:val="16"/>
                    </w:rPr>
                  </w:pPr>
                </w:p>
              </w:tc>
              <w:tc>
                <w:tcPr>
                  <w:tcW w:w="1032" w:type="dxa"/>
                  <w:tcBorders>
                    <w:left w:val="nil"/>
                    <w:bottom w:val="nil"/>
                  </w:tcBorders>
                </w:tcPr>
                <w:p w14:paraId="008009C7"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30</w:t>
                  </w:r>
                </w:p>
              </w:tc>
            </w:tr>
            <w:tr w:rsidR="0060147B" w:rsidRPr="0087346C" w14:paraId="10D78CE9" w14:textId="77777777" w:rsidTr="0060147B">
              <w:tc>
                <w:tcPr>
                  <w:tcW w:w="1815" w:type="dxa"/>
                  <w:tcBorders>
                    <w:top w:val="nil"/>
                    <w:bottom w:val="nil"/>
                    <w:right w:val="nil"/>
                  </w:tcBorders>
                </w:tcPr>
                <w:p w14:paraId="6C4D1050"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mEH1</w:t>
                  </w:r>
                </w:p>
              </w:tc>
              <w:tc>
                <w:tcPr>
                  <w:tcW w:w="1367" w:type="dxa"/>
                  <w:tcBorders>
                    <w:top w:val="nil"/>
                    <w:left w:val="nil"/>
                    <w:bottom w:val="nil"/>
                    <w:right w:val="nil"/>
                  </w:tcBorders>
                </w:tcPr>
                <w:p w14:paraId="6377C878" w14:textId="437B8A0A"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055283BB"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49945222"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5A1FBAD7"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0E4FB7CE"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234B0A51" w14:textId="77777777" w:rsidR="0060147B" w:rsidRPr="00A97F7A" w:rsidRDefault="0060147B" w:rsidP="0060147B">
                  <w:pPr>
                    <w:autoSpaceDE w:val="0"/>
                    <w:autoSpaceDN w:val="0"/>
                    <w:adjustRightInd w:val="0"/>
                    <w:rPr>
                      <w:rFonts w:cs="Calibri"/>
                      <w:i/>
                      <w:iCs/>
                      <w:sz w:val="16"/>
                      <w:szCs w:val="16"/>
                    </w:rPr>
                  </w:pPr>
                </w:p>
              </w:tc>
            </w:tr>
            <w:tr w:rsidR="0060147B" w:rsidRPr="0087346C" w14:paraId="445C0221" w14:textId="77777777" w:rsidTr="0060147B">
              <w:tc>
                <w:tcPr>
                  <w:tcW w:w="1815" w:type="dxa"/>
                  <w:tcBorders>
                    <w:top w:val="nil"/>
                    <w:bottom w:val="nil"/>
                    <w:right w:val="nil"/>
                  </w:tcBorders>
                </w:tcPr>
                <w:p w14:paraId="38458510"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mEH2</w:t>
                  </w:r>
                </w:p>
              </w:tc>
              <w:tc>
                <w:tcPr>
                  <w:tcW w:w="1367" w:type="dxa"/>
                  <w:tcBorders>
                    <w:top w:val="nil"/>
                    <w:left w:val="nil"/>
                    <w:bottom w:val="nil"/>
                    <w:right w:val="nil"/>
                  </w:tcBorders>
                </w:tcPr>
                <w:p w14:paraId="5E0E760D" w14:textId="756B8223"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6BD3B640"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340393D0"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084A4F09"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25C6AFCA"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52528F9B" w14:textId="77777777" w:rsidR="0060147B" w:rsidRPr="00A97F7A" w:rsidRDefault="0060147B" w:rsidP="0060147B">
                  <w:pPr>
                    <w:autoSpaceDE w:val="0"/>
                    <w:autoSpaceDN w:val="0"/>
                    <w:adjustRightInd w:val="0"/>
                    <w:rPr>
                      <w:rFonts w:cs="Calibri"/>
                      <w:i/>
                      <w:iCs/>
                      <w:sz w:val="16"/>
                      <w:szCs w:val="16"/>
                    </w:rPr>
                  </w:pPr>
                </w:p>
              </w:tc>
            </w:tr>
            <w:tr w:rsidR="0060147B" w:rsidRPr="0087346C" w14:paraId="47D92EDE" w14:textId="77777777" w:rsidTr="0060147B">
              <w:tc>
                <w:tcPr>
                  <w:tcW w:w="1815" w:type="dxa"/>
                  <w:tcBorders>
                    <w:top w:val="nil"/>
                    <w:bottom w:val="nil"/>
                    <w:right w:val="nil"/>
                  </w:tcBorders>
                </w:tcPr>
                <w:p w14:paraId="18CA7725"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mEH3</w:t>
                  </w:r>
                </w:p>
              </w:tc>
              <w:tc>
                <w:tcPr>
                  <w:tcW w:w="1367" w:type="dxa"/>
                  <w:tcBorders>
                    <w:top w:val="nil"/>
                    <w:left w:val="nil"/>
                    <w:bottom w:val="nil"/>
                    <w:right w:val="nil"/>
                  </w:tcBorders>
                </w:tcPr>
                <w:p w14:paraId="2A498109" w14:textId="386C771F"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60E811C1"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41FE1100"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4ADEF874"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66EE509B"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5F973BAC" w14:textId="77777777" w:rsidR="0060147B" w:rsidRPr="00A97F7A" w:rsidRDefault="0060147B" w:rsidP="0060147B">
                  <w:pPr>
                    <w:autoSpaceDE w:val="0"/>
                    <w:autoSpaceDN w:val="0"/>
                    <w:adjustRightInd w:val="0"/>
                    <w:rPr>
                      <w:rFonts w:cs="Calibri"/>
                      <w:i/>
                      <w:iCs/>
                      <w:sz w:val="16"/>
                      <w:szCs w:val="16"/>
                    </w:rPr>
                  </w:pPr>
                </w:p>
              </w:tc>
            </w:tr>
            <w:tr w:rsidR="0060147B" w:rsidRPr="0087346C" w14:paraId="44E8DE53" w14:textId="77777777" w:rsidTr="0060147B">
              <w:tc>
                <w:tcPr>
                  <w:tcW w:w="1815" w:type="dxa"/>
                  <w:tcBorders>
                    <w:top w:val="nil"/>
                    <w:bottom w:val="nil"/>
                    <w:right w:val="nil"/>
                  </w:tcBorders>
                </w:tcPr>
                <w:p w14:paraId="71E7DE60"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mEH4</w:t>
                  </w:r>
                </w:p>
              </w:tc>
              <w:tc>
                <w:tcPr>
                  <w:tcW w:w="1367" w:type="dxa"/>
                  <w:tcBorders>
                    <w:top w:val="nil"/>
                    <w:left w:val="nil"/>
                    <w:bottom w:val="nil"/>
                    <w:right w:val="nil"/>
                  </w:tcBorders>
                </w:tcPr>
                <w:p w14:paraId="674B0002" w14:textId="3422A439"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434C45BC"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601C248C"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32B2F43D"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165098C9"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2D021B95" w14:textId="77777777" w:rsidR="0060147B" w:rsidRPr="00A97F7A" w:rsidRDefault="0060147B" w:rsidP="0060147B">
                  <w:pPr>
                    <w:autoSpaceDE w:val="0"/>
                    <w:autoSpaceDN w:val="0"/>
                    <w:adjustRightInd w:val="0"/>
                    <w:rPr>
                      <w:rFonts w:cs="Calibri"/>
                      <w:i/>
                      <w:iCs/>
                      <w:sz w:val="16"/>
                      <w:szCs w:val="16"/>
                    </w:rPr>
                  </w:pPr>
                </w:p>
              </w:tc>
            </w:tr>
            <w:tr w:rsidR="0060147B" w:rsidRPr="0087346C" w14:paraId="67D006E7" w14:textId="77777777" w:rsidTr="0060147B">
              <w:tc>
                <w:tcPr>
                  <w:tcW w:w="1815" w:type="dxa"/>
                  <w:tcBorders>
                    <w:top w:val="nil"/>
                    <w:bottom w:val="nil"/>
                    <w:right w:val="nil"/>
                  </w:tcBorders>
                </w:tcPr>
                <w:p w14:paraId="34A5DCA9" w14:textId="77777777" w:rsidR="0060147B" w:rsidRPr="00A97F7A" w:rsidRDefault="0060147B" w:rsidP="0060147B">
                  <w:pPr>
                    <w:autoSpaceDE w:val="0"/>
                    <w:autoSpaceDN w:val="0"/>
                    <w:adjustRightInd w:val="0"/>
                    <w:rPr>
                      <w:rFonts w:cs="Calibri"/>
                      <w:b/>
                      <w:bCs/>
                      <w:i/>
                      <w:iCs/>
                      <w:sz w:val="16"/>
                      <w:szCs w:val="16"/>
                    </w:rPr>
                  </w:pPr>
                  <w:r w:rsidRPr="00A97F7A">
                    <w:rPr>
                      <w:rFonts w:cs="Calibri"/>
                      <w:b/>
                      <w:bCs/>
                      <w:i/>
                      <w:iCs/>
                      <w:sz w:val="16"/>
                      <w:szCs w:val="16"/>
                    </w:rPr>
                    <w:t>Solar thermal</w:t>
                  </w:r>
                </w:p>
              </w:tc>
              <w:tc>
                <w:tcPr>
                  <w:tcW w:w="1367" w:type="dxa"/>
                  <w:tcBorders>
                    <w:top w:val="nil"/>
                    <w:left w:val="nil"/>
                    <w:bottom w:val="nil"/>
                    <w:right w:val="nil"/>
                  </w:tcBorders>
                </w:tcPr>
                <w:p w14:paraId="5A0F164F" w14:textId="77777777"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0FD7C984"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200 €/m</w:t>
                  </w:r>
                  <w:r w:rsidRPr="00A97F7A">
                    <w:rPr>
                      <w:rFonts w:cs="Calibri"/>
                      <w:i/>
                      <w:iCs/>
                      <w:sz w:val="16"/>
                      <w:szCs w:val="16"/>
                      <w:vertAlign w:val="superscript"/>
                    </w:rPr>
                    <w:t>2</w:t>
                  </w:r>
                </w:p>
              </w:tc>
              <w:tc>
                <w:tcPr>
                  <w:tcW w:w="1167" w:type="dxa"/>
                  <w:tcBorders>
                    <w:top w:val="nil"/>
                    <w:left w:val="nil"/>
                    <w:bottom w:val="nil"/>
                    <w:right w:val="nil"/>
                  </w:tcBorders>
                </w:tcPr>
                <w:p w14:paraId="645A873F"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0.0057</w:t>
                  </w:r>
                </w:p>
              </w:tc>
              <w:tc>
                <w:tcPr>
                  <w:tcW w:w="1577" w:type="dxa"/>
                  <w:tcBorders>
                    <w:top w:val="nil"/>
                    <w:left w:val="nil"/>
                    <w:bottom w:val="nil"/>
                    <w:right w:val="nil"/>
                  </w:tcBorders>
                </w:tcPr>
                <w:p w14:paraId="000361DE"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1CCE3D4B"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0.6</w:t>
                  </w:r>
                </w:p>
              </w:tc>
              <w:tc>
                <w:tcPr>
                  <w:tcW w:w="1032" w:type="dxa"/>
                  <w:tcBorders>
                    <w:top w:val="nil"/>
                    <w:left w:val="nil"/>
                    <w:bottom w:val="nil"/>
                  </w:tcBorders>
                </w:tcPr>
                <w:p w14:paraId="2F123034"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15</w:t>
                  </w:r>
                </w:p>
              </w:tc>
            </w:tr>
            <w:tr w:rsidR="0060147B" w:rsidRPr="0087346C" w14:paraId="56EA9854" w14:textId="77777777" w:rsidTr="0060147B">
              <w:tc>
                <w:tcPr>
                  <w:tcW w:w="1815" w:type="dxa"/>
                  <w:tcBorders>
                    <w:top w:val="nil"/>
                    <w:bottom w:val="nil"/>
                    <w:right w:val="nil"/>
                  </w:tcBorders>
                </w:tcPr>
                <w:p w14:paraId="32A5C378"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mEH1</w:t>
                  </w:r>
                </w:p>
              </w:tc>
              <w:tc>
                <w:tcPr>
                  <w:tcW w:w="1367" w:type="dxa"/>
                  <w:tcBorders>
                    <w:top w:val="nil"/>
                    <w:left w:val="nil"/>
                    <w:bottom w:val="nil"/>
                    <w:right w:val="nil"/>
                  </w:tcBorders>
                </w:tcPr>
                <w:p w14:paraId="1C4891D6" w14:textId="3002EEE2"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270F7DE9"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185E0BD8"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6AF919C9"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715F1653"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67E853FA" w14:textId="77777777" w:rsidR="0060147B" w:rsidRPr="00A97F7A" w:rsidRDefault="0060147B" w:rsidP="0060147B">
                  <w:pPr>
                    <w:autoSpaceDE w:val="0"/>
                    <w:autoSpaceDN w:val="0"/>
                    <w:adjustRightInd w:val="0"/>
                    <w:rPr>
                      <w:rFonts w:cs="Calibri"/>
                      <w:i/>
                      <w:iCs/>
                      <w:sz w:val="16"/>
                      <w:szCs w:val="16"/>
                    </w:rPr>
                  </w:pPr>
                </w:p>
              </w:tc>
            </w:tr>
            <w:tr w:rsidR="0060147B" w:rsidRPr="0087346C" w14:paraId="368648CE" w14:textId="77777777" w:rsidTr="0060147B">
              <w:tc>
                <w:tcPr>
                  <w:tcW w:w="1815" w:type="dxa"/>
                  <w:tcBorders>
                    <w:top w:val="nil"/>
                    <w:bottom w:val="nil"/>
                    <w:right w:val="nil"/>
                  </w:tcBorders>
                </w:tcPr>
                <w:p w14:paraId="00E2A7AF"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mEH2</w:t>
                  </w:r>
                </w:p>
              </w:tc>
              <w:tc>
                <w:tcPr>
                  <w:tcW w:w="1367" w:type="dxa"/>
                  <w:tcBorders>
                    <w:top w:val="nil"/>
                    <w:left w:val="nil"/>
                    <w:bottom w:val="nil"/>
                    <w:right w:val="nil"/>
                  </w:tcBorders>
                </w:tcPr>
                <w:p w14:paraId="12479DE6" w14:textId="7B931536"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6081324E"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5773D70E"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120E07DC"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3F50393F"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03B0F3D1" w14:textId="77777777" w:rsidR="0060147B" w:rsidRPr="00A97F7A" w:rsidRDefault="0060147B" w:rsidP="0060147B">
                  <w:pPr>
                    <w:autoSpaceDE w:val="0"/>
                    <w:autoSpaceDN w:val="0"/>
                    <w:adjustRightInd w:val="0"/>
                    <w:rPr>
                      <w:rFonts w:cs="Calibri"/>
                      <w:i/>
                      <w:iCs/>
                      <w:sz w:val="16"/>
                      <w:szCs w:val="16"/>
                    </w:rPr>
                  </w:pPr>
                </w:p>
              </w:tc>
            </w:tr>
            <w:tr w:rsidR="0060147B" w:rsidRPr="0087346C" w14:paraId="6876ABEB" w14:textId="77777777" w:rsidTr="0060147B">
              <w:tc>
                <w:tcPr>
                  <w:tcW w:w="1815" w:type="dxa"/>
                  <w:tcBorders>
                    <w:top w:val="nil"/>
                    <w:bottom w:val="nil"/>
                    <w:right w:val="nil"/>
                  </w:tcBorders>
                </w:tcPr>
                <w:p w14:paraId="58A3E34C"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mEH3</w:t>
                  </w:r>
                </w:p>
              </w:tc>
              <w:tc>
                <w:tcPr>
                  <w:tcW w:w="1367" w:type="dxa"/>
                  <w:tcBorders>
                    <w:top w:val="nil"/>
                    <w:left w:val="nil"/>
                    <w:bottom w:val="nil"/>
                    <w:right w:val="nil"/>
                  </w:tcBorders>
                </w:tcPr>
                <w:p w14:paraId="2253B9FF" w14:textId="54A1B2E6"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011327E2"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56EDBE13"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79A1C8D9"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4EA3325B"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65CF9AE8" w14:textId="77777777" w:rsidR="0060147B" w:rsidRPr="00A97F7A" w:rsidRDefault="0060147B" w:rsidP="0060147B">
                  <w:pPr>
                    <w:autoSpaceDE w:val="0"/>
                    <w:autoSpaceDN w:val="0"/>
                    <w:adjustRightInd w:val="0"/>
                    <w:rPr>
                      <w:rFonts w:cs="Calibri"/>
                      <w:i/>
                      <w:iCs/>
                      <w:sz w:val="16"/>
                      <w:szCs w:val="16"/>
                    </w:rPr>
                  </w:pPr>
                </w:p>
              </w:tc>
            </w:tr>
            <w:tr w:rsidR="0060147B" w:rsidRPr="0087346C" w14:paraId="549D96EA" w14:textId="77777777" w:rsidTr="0060147B">
              <w:tc>
                <w:tcPr>
                  <w:tcW w:w="1815" w:type="dxa"/>
                  <w:tcBorders>
                    <w:top w:val="nil"/>
                    <w:bottom w:val="nil"/>
                    <w:right w:val="nil"/>
                  </w:tcBorders>
                </w:tcPr>
                <w:p w14:paraId="2BAE36F5"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mEH4</w:t>
                  </w:r>
                </w:p>
              </w:tc>
              <w:tc>
                <w:tcPr>
                  <w:tcW w:w="1367" w:type="dxa"/>
                  <w:tcBorders>
                    <w:top w:val="nil"/>
                    <w:left w:val="nil"/>
                    <w:bottom w:val="nil"/>
                    <w:right w:val="nil"/>
                  </w:tcBorders>
                </w:tcPr>
                <w:p w14:paraId="557F0DA6" w14:textId="5A590C2D" w:rsidR="0060147B" w:rsidRPr="00A97F7A" w:rsidRDefault="0060147B" w:rsidP="0060147B">
                  <w:pPr>
                    <w:autoSpaceDE w:val="0"/>
                    <w:autoSpaceDN w:val="0"/>
                    <w:adjustRightInd w:val="0"/>
                    <w:rPr>
                      <w:rFonts w:cs="Calibri"/>
                      <w:i/>
                      <w:iCs/>
                      <w:sz w:val="16"/>
                      <w:szCs w:val="16"/>
                    </w:rPr>
                  </w:pPr>
                </w:p>
              </w:tc>
              <w:tc>
                <w:tcPr>
                  <w:tcW w:w="1596" w:type="dxa"/>
                  <w:tcBorders>
                    <w:top w:val="nil"/>
                    <w:left w:val="nil"/>
                    <w:bottom w:val="nil"/>
                    <w:right w:val="nil"/>
                  </w:tcBorders>
                </w:tcPr>
                <w:p w14:paraId="063B7F70" w14:textId="77777777" w:rsidR="0060147B" w:rsidRPr="00A97F7A" w:rsidRDefault="0060147B" w:rsidP="0060147B">
                  <w:pPr>
                    <w:autoSpaceDE w:val="0"/>
                    <w:autoSpaceDN w:val="0"/>
                    <w:adjustRightInd w:val="0"/>
                    <w:rPr>
                      <w:rFonts w:cs="Calibri"/>
                      <w:i/>
                      <w:iCs/>
                      <w:sz w:val="16"/>
                      <w:szCs w:val="16"/>
                    </w:rPr>
                  </w:pPr>
                </w:p>
              </w:tc>
              <w:tc>
                <w:tcPr>
                  <w:tcW w:w="1167" w:type="dxa"/>
                  <w:tcBorders>
                    <w:top w:val="nil"/>
                    <w:left w:val="nil"/>
                    <w:bottom w:val="nil"/>
                    <w:right w:val="nil"/>
                  </w:tcBorders>
                </w:tcPr>
                <w:p w14:paraId="33948EE8" w14:textId="77777777" w:rsidR="0060147B" w:rsidRPr="00A97F7A" w:rsidRDefault="0060147B" w:rsidP="0060147B">
                  <w:pPr>
                    <w:autoSpaceDE w:val="0"/>
                    <w:autoSpaceDN w:val="0"/>
                    <w:adjustRightInd w:val="0"/>
                    <w:rPr>
                      <w:rFonts w:cs="Calibri"/>
                      <w:i/>
                      <w:iCs/>
                      <w:sz w:val="16"/>
                      <w:szCs w:val="16"/>
                    </w:rPr>
                  </w:pPr>
                </w:p>
              </w:tc>
              <w:tc>
                <w:tcPr>
                  <w:tcW w:w="1577" w:type="dxa"/>
                  <w:tcBorders>
                    <w:top w:val="nil"/>
                    <w:left w:val="nil"/>
                    <w:bottom w:val="nil"/>
                    <w:right w:val="nil"/>
                  </w:tcBorders>
                </w:tcPr>
                <w:p w14:paraId="653B1BFE"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27ADC494" w14:textId="77777777" w:rsidR="0060147B" w:rsidRPr="00A97F7A"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505B2B6B" w14:textId="77777777" w:rsidR="0060147B" w:rsidRPr="00A97F7A" w:rsidRDefault="0060147B" w:rsidP="0060147B">
                  <w:pPr>
                    <w:autoSpaceDE w:val="0"/>
                    <w:autoSpaceDN w:val="0"/>
                    <w:adjustRightInd w:val="0"/>
                    <w:rPr>
                      <w:rFonts w:cs="Calibri"/>
                      <w:i/>
                      <w:iCs/>
                      <w:sz w:val="16"/>
                      <w:szCs w:val="16"/>
                    </w:rPr>
                  </w:pPr>
                </w:p>
              </w:tc>
            </w:tr>
            <w:tr w:rsidR="0060147B" w:rsidRPr="0087346C" w14:paraId="1B82F0AC" w14:textId="77777777" w:rsidTr="0060147B">
              <w:tc>
                <w:tcPr>
                  <w:tcW w:w="1815" w:type="dxa"/>
                  <w:tcBorders>
                    <w:top w:val="nil"/>
                    <w:bottom w:val="nil"/>
                    <w:right w:val="nil"/>
                  </w:tcBorders>
                </w:tcPr>
                <w:p w14:paraId="3CB37031" w14:textId="77777777" w:rsidR="0060147B" w:rsidRPr="00951B88" w:rsidRDefault="0060147B" w:rsidP="0060147B">
                  <w:pPr>
                    <w:autoSpaceDE w:val="0"/>
                    <w:autoSpaceDN w:val="0"/>
                    <w:adjustRightInd w:val="0"/>
                    <w:rPr>
                      <w:rFonts w:cs="Calibri"/>
                      <w:b/>
                      <w:bCs/>
                      <w:i/>
                      <w:iCs/>
                      <w:sz w:val="16"/>
                      <w:szCs w:val="16"/>
                    </w:rPr>
                  </w:pPr>
                  <w:r w:rsidRPr="00951B88">
                    <w:rPr>
                      <w:rFonts w:cs="Calibri"/>
                      <w:b/>
                      <w:bCs/>
                      <w:i/>
                      <w:iCs/>
                      <w:sz w:val="16"/>
                      <w:szCs w:val="16"/>
                    </w:rPr>
                    <w:t>Battery</w:t>
                  </w:r>
                </w:p>
              </w:tc>
              <w:tc>
                <w:tcPr>
                  <w:tcW w:w="1367" w:type="dxa"/>
                  <w:tcBorders>
                    <w:top w:val="nil"/>
                    <w:left w:val="nil"/>
                    <w:bottom w:val="nil"/>
                    <w:right w:val="nil"/>
                  </w:tcBorders>
                </w:tcPr>
                <w:p w14:paraId="4AE3D1D4" w14:textId="77777777" w:rsidR="0060147B" w:rsidRPr="00951B88" w:rsidRDefault="0060147B" w:rsidP="0060147B">
                  <w:pPr>
                    <w:autoSpaceDE w:val="0"/>
                    <w:autoSpaceDN w:val="0"/>
                    <w:adjustRightInd w:val="0"/>
                    <w:rPr>
                      <w:rFonts w:cs="Calibri"/>
                      <w:i/>
                      <w:iCs/>
                      <w:sz w:val="16"/>
                      <w:szCs w:val="16"/>
                    </w:rPr>
                  </w:pPr>
                  <w:r w:rsidRPr="00951B88">
                    <w:rPr>
                      <w:rFonts w:cs="Calibri"/>
                      <w:i/>
                      <w:iCs/>
                      <w:sz w:val="16"/>
                      <w:szCs w:val="16"/>
                    </w:rPr>
                    <w:t>-</w:t>
                  </w:r>
                </w:p>
              </w:tc>
              <w:tc>
                <w:tcPr>
                  <w:tcW w:w="1596" w:type="dxa"/>
                  <w:tcBorders>
                    <w:top w:val="nil"/>
                    <w:left w:val="nil"/>
                    <w:bottom w:val="nil"/>
                    <w:right w:val="nil"/>
                  </w:tcBorders>
                </w:tcPr>
                <w:p w14:paraId="20F59D8A" w14:textId="77777777" w:rsidR="0060147B" w:rsidRPr="00951B88" w:rsidRDefault="0060147B" w:rsidP="0060147B">
                  <w:pPr>
                    <w:autoSpaceDE w:val="0"/>
                    <w:autoSpaceDN w:val="0"/>
                    <w:adjustRightInd w:val="0"/>
                    <w:rPr>
                      <w:rFonts w:cs="Calibri"/>
                      <w:i/>
                      <w:iCs/>
                      <w:sz w:val="16"/>
                      <w:szCs w:val="16"/>
                    </w:rPr>
                  </w:pPr>
                  <w:r w:rsidRPr="00951B88">
                    <w:rPr>
                      <w:rFonts w:cs="Calibri"/>
                      <w:i/>
                      <w:iCs/>
                      <w:sz w:val="16"/>
                      <w:szCs w:val="16"/>
                    </w:rPr>
                    <w:t>350 €/kWh</w:t>
                  </w:r>
                </w:p>
              </w:tc>
              <w:tc>
                <w:tcPr>
                  <w:tcW w:w="1167" w:type="dxa"/>
                  <w:tcBorders>
                    <w:top w:val="nil"/>
                    <w:left w:val="nil"/>
                    <w:bottom w:val="nil"/>
                    <w:right w:val="nil"/>
                  </w:tcBorders>
                </w:tcPr>
                <w:p w14:paraId="09A983B7" w14:textId="77777777" w:rsidR="0060147B" w:rsidRPr="00951B88" w:rsidRDefault="0060147B" w:rsidP="0060147B">
                  <w:pPr>
                    <w:autoSpaceDE w:val="0"/>
                    <w:autoSpaceDN w:val="0"/>
                    <w:adjustRightInd w:val="0"/>
                    <w:rPr>
                      <w:rFonts w:cs="Calibri"/>
                      <w:i/>
                      <w:iCs/>
                      <w:sz w:val="16"/>
                      <w:szCs w:val="16"/>
                    </w:rPr>
                  </w:pPr>
                  <w:r w:rsidRPr="00951B88">
                    <w:rPr>
                      <w:rFonts w:cs="Calibri"/>
                      <w:i/>
                      <w:iCs/>
                      <w:sz w:val="16"/>
                      <w:szCs w:val="16"/>
                    </w:rPr>
                    <w:t>0.005</w:t>
                  </w:r>
                </w:p>
              </w:tc>
              <w:tc>
                <w:tcPr>
                  <w:tcW w:w="1577" w:type="dxa"/>
                  <w:tcBorders>
                    <w:top w:val="nil"/>
                    <w:left w:val="nil"/>
                    <w:bottom w:val="nil"/>
                    <w:right w:val="nil"/>
                  </w:tcBorders>
                </w:tcPr>
                <w:p w14:paraId="472EA905" w14:textId="3ABBFC61" w:rsidR="0060147B" w:rsidRPr="00951B88" w:rsidRDefault="00000000" w:rsidP="0060147B">
                  <w:pPr>
                    <w:autoSpaceDE w:val="0"/>
                    <w:autoSpaceDN w:val="0"/>
                    <w:adjustRightInd w:val="0"/>
                    <w:rPr>
                      <w:rFonts w:cs="Calibri"/>
                      <w:i/>
                      <w:iCs/>
                      <w:sz w:val="16"/>
                      <w:szCs w:val="16"/>
                    </w:rPr>
                  </w:pPr>
                  <m:oMath>
                    <m:sSup>
                      <m:sSupPr>
                        <m:ctrlPr>
                          <w:rPr>
                            <w:rFonts w:ascii="Cambria Math" w:hAnsi="Cambria Math" w:cs="Calibri"/>
                            <w:i/>
                            <w:sz w:val="16"/>
                            <w:szCs w:val="16"/>
                          </w:rPr>
                        </m:ctrlPr>
                      </m:sSupPr>
                      <m:e>
                        <m:r>
                          <w:rPr>
                            <w:rFonts w:ascii="Cambria Math" w:cs="Calibri"/>
                            <w:sz w:val="16"/>
                            <w:szCs w:val="16"/>
                          </w:rPr>
                          <m:t>η</m:t>
                        </m:r>
                      </m:e>
                      <m:sup>
                        <m:r>
                          <w:rPr>
                            <w:rFonts w:ascii="Cambria Math" w:cs="Calibri"/>
                            <w:sz w:val="16"/>
                            <w:szCs w:val="16"/>
                          </w:rPr>
                          <m:t>C</m:t>
                        </m:r>
                        <m:r>
                          <w:rPr>
                            <w:rFonts w:ascii="Cambria Math" w:hAnsi="Cambria Math" w:cs="Cambria Math"/>
                            <w:sz w:val="16"/>
                            <w:szCs w:val="16"/>
                          </w:rPr>
                          <m:t>h</m:t>
                        </m:r>
                      </m:sup>
                    </m:sSup>
                    <m:r>
                      <w:rPr>
                        <w:rFonts w:ascii="Cambria Math" w:cs="Calibri"/>
                        <w:sz w:val="16"/>
                        <w:szCs w:val="16"/>
                      </w:rPr>
                      <m:t>=</m:t>
                    </m:r>
                    <m:sSup>
                      <m:sSupPr>
                        <m:ctrlPr>
                          <w:rPr>
                            <w:rFonts w:ascii="Cambria Math" w:hAnsi="Cambria Math" w:cs="Calibri"/>
                            <w:i/>
                            <w:sz w:val="16"/>
                            <w:szCs w:val="16"/>
                          </w:rPr>
                        </m:ctrlPr>
                      </m:sSupPr>
                      <m:e>
                        <m:r>
                          <w:rPr>
                            <w:rFonts w:ascii="Cambria Math" w:cs="Calibri"/>
                            <w:sz w:val="16"/>
                            <w:szCs w:val="16"/>
                          </w:rPr>
                          <m:t>η</m:t>
                        </m:r>
                      </m:e>
                      <m:sup>
                        <m:r>
                          <w:rPr>
                            <w:rFonts w:ascii="Cambria Math" w:cs="Calibri"/>
                            <w:sz w:val="16"/>
                            <w:szCs w:val="16"/>
                          </w:rPr>
                          <m:t>Disc</m:t>
                        </m:r>
                        <m:r>
                          <w:rPr>
                            <w:rFonts w:ascii="Cambria Math" w:hAnsi="Cambria Math" w:cs="Cambria Math"/>
                            <w:sz w:val="16"/>
                            <w:szCs w:val="16"/>
                          </w:rPr>
                          <m:t>h</m:t>
                        </m:r>
                      </m:sup>
                    </m:sSup>
                  </m:oMath>
                  <w:r w:rsidR="0060147B" w:rsidRPr="00951B88">
                    <w:rPr>
                      <w:rFonts w:cs="Calibri"/>
                      <w:i/>
                      <w:iCs/>
                      <w:sz w:val="16"/>
                      <w:szCs w:val="16"/>
                    </w:rPr>
                    <w:t>=</w:t>
                  </w:r>
                  <w:del w:id="103" w:author="Seyede Zahra Tajalli" w:date="2025-01-15T09:34:00Z" w16du:dateUtc="2025-01-15T08:34:00Z">
                    <w:r w:rsidR="0060147B" w:rsidRPr="00951B88" w:rsidDel="0082309C">
                      <w:rPr>
                        <w:rFonts w:cs="Calibri"/>
                        <w:i/>
                        <w:iCs/>
                        <w:sz w:val="16"/>
                        <w:szCs w:val="16"/>
                      </w:rPr>
                      <w:delText>0.75</w:delText>
                    </w:r>
                  </w:del>
                  <w:ins w:id="104" w:author="Seyede Zahra Tajalli" w:date="2025-01-15T09:34:00Z" w16du:dateUtc="2025-01-15T08:34:00Z">
                    <w:r w:rsidR="0082309C">
                      <w:rPr>
                        <w:rFonts w:cs="Calibri"/>
                        <w:i/>
                        <w:iCs/>
                        <w:sz w:val="16"/>
                        <w:szCs w:val="16"/>
                      </w:rPr>
                      <w:t xml:space="preserve"> 0.9</w:t>
                    </w:r>
                  </w:ins>
                </w:p>
              </w:tc>
              <w:tc>
                <w:tcPr>
                  <w:tcW w:w="1065" w:type="dxa"/>
                  <w:tcBorders>
                    <w:top w:val="nil"/>
                    <w:left w:val="nil"/>
                    <w:bottom w:val="nil"/>
                    <w:right w:val="nil"/>
                  </w:tcBorders>
                </w:tcPr>
                <w:p w14:paraId="6416FEBA" w14:textId="77777777" w:rsidR="0060147B" w:rsidRPr="00A97F7A" w:rsidRDefault="0060147B" w:rsidP="0060147B">
                  <w:pPr>
                    <w:autoSpaceDE w:val="0"/>
                    <w:autoSpaceDN w:val="0"/>
                    <w:adjustRightInd w:val="0"/>
                    <w:rPr>
                      <w:rFonts w:cs="Calibri"/>
                      <w:i/>
                      <w:iCs/>
                      <w:sz w:val="16"/>
                      <w:szCs w:val="16"/>
                      <w:highlight w:val="yellow"/>
                    </w:rPr>
                  </w:pPr>
                </w:p>
              </w:tc>
              <w:tc>
                <w:tcPr>
                  <w:tcW w:w="1032" w:type="dxa"/>
                  <w:tcBorders>
                    <w:top w:val="nil"/>
                    <w:left w:val="nil"/>
                    <w:bottom w:val="nil"/>
                  </w:tcBorders>
                </w:tcPr>
                <w:p w14:paraId="61372492" w14:textId="77777777" w:rsidR="0060147B" w:rsidRPr="00A97F7A" w:rsidRDefault="0060147B" w:rsidP="0060147B">
                  <w:pPr>
                    <w:autoSpaceDE w:val="0"/>
                    <w:autoSpaceDN w:val="0"/>
                    <w:adjustRightInd w:val="0"/>
                    <w:rPr>
                      <w:rFonts w:cs="Calibri"/>
                      <w:i/>
                      <w:iCs/>
                      <w:sz w:val="16"/>
                      <w:szCs w:val="16"/>
                      <w:highlight w:val="yellow"/>
                    </w:rPr>
                  </w:pPr>
                  <w:r w:rsidRPr="00DC16A1">
                    <w:rPr>
                      <w:rFonts w:cs="Calibri"/>
                      <w:i/>
                      <w:iCs/>
                      <w:sz w:val="16"/>
                      <w:szCs w:val="16"/>
                    </w:rPr>
                    <w:t>5</w:t>
                  </w:r>
                </w:p>
              </w:tc>
            </w:tr>
            <w:tr w:rsidR="0060147B" w:rsidRPr="0087346C" w14:paraId="643A2613" w14:textId="77777777" w:rsidTr="0060147B">
              <w:trPr>
                <w:ins w:id="105" w:author="Kai Heussen" w:date="2025-01-08T11:09:00Z"/>
              </w:trPr>
              <w:tc>
                <w:tcPr>
                  <w:tcW w:w="1815" w:type="dxa"/>
                  <w:tcBorders>
                    <w:top w:val="nil"/>
                    <w:bottom w:val="nil"/>
                    <w:right w:val="nil"/>
                  </w:tcBorders>
                </w:tcPr>
                <w:p w14:paraId="3414DFBF" w14:textId="633D23DC" w:rsidR="0060147B" w:rsidRPr="00A97F7A" w:rsidRDefault="0060147B" w:rsidP="0060147B">
                  <w:pPr>
                    <w:autoSpaceDE w:val="0"/>
                    <w:autoSpaceDN w:val="0"/>
                    <w:adjustRightInd w:val="0"/>
                    <w:rPr>
                      <w:ins w:id="106" w:author="Kai Heussen" w:date="2025-01-08T11:09:00Z" w16du:dateUtc="2025-01-08T10:09:00Z"/>
                      <w:rFonts w:cs="Calibri"/>
                      <w:b/>
                      <w:bCs/>
                      <w:i/>
                      <w:iCs/>
                      <w:sz w:val="16"/>
                      <w:szCs w:val="16"/>
                    </w:rPr>
                  </w:pPr>
                  <w:ins w:id="107" w:author="Kai Heussen" w:date="2025-01-08T11:10:00Z" w16du:dateUtc="2025-01-08T10:10:00Z">
                    <w:r>
                      <w:rPr>
                        <w:rFonts w:cs="Calibri"/>
                        <w:b/>
                        <w:bCs/>
                        <w:i/>
                        <w:iCs/>
                        <w:sz w:val="16"/>
                        <w:szCs w:val="16"/>
                      </w:rPr>
                      <w:t>Pumped hydro Storage</w:t>
                    </w:r>
                  </w:ins>
                </w:p>
              </w:tc>
              <w:tc>
                <w:tcPr>
                  <w:tcW w:w="1367" w:type="dxa"/>
                  <w:tcBorders>
                    <w:top w:val="nil"/>
                    <w:left w:val="nil"/>
                    <w:bottom w:val="nil"/>
                    <w:right w:val="nil"/>
                  </w:tcBorders>
                </w:tcPr>
                <w:p w14:paraId="1FD86AD8" w14:textId="56D5616B" w:rsidR="0060147B" w:rsidRPr="0033321D" w:rsidRDefault="0060147B" w:rsidP="0060147B">
                  <w:pPr>
                    <w:autoSpaceDE w:val="0"/>
                    <w:autoSpaceDN w:val="0"/>
                    <w:adjustRightInd w:val="0"/>
                    <w:rPr>
                      <w:ins w:id="108" w:author="Kai Heussen" w:date="2025-01-08T11:09:00Z" w16du:dateUtc="2025-01-08T10:09:00Z"/>
                      <w:rFonts w:cs="Calibri"/>
                      <w:i/>
                      <w:iCs/>
                      <w:sz w:val="20"/>
                      <w:szCs w:val="20"/>
                      <w:rPrChange w:id="109" w:author="Seyede Zahra Tajalli" w:date="2025-01-13T15:12:00Z" w16du:dateUtc="2025-01-13T14:12:00Z">
                        <w:rPr>
                          <w:ins w:id="110" w:author="Kai Heussen" w:date="2025-01-08T11:09:00Z" w16du:dateUtc="2025-01-08T10:09:00Z"/>
                          <w:rFonts w:cs="Calibri"/>
                          <w:i/>
                          <w:iCs/>
                          <w:sz w:val="16"/>
                          <w:szCs w:val="16"/>
                        </w:rPr>
                      </w:rPrChange>
                    </w:rPr>
                  </w:pPr>
                </w:p>
              </w:tc>
              <w:tc>
                <w:tcPr>
                  <w:tcW w:w="1596" w:type="dxa"/>
                  <w:tcBorders>
                    <w:top w:val="nil"/>
                    <w:left w:val="nil"/>
                    <w:bottom w:val="nil"/>
                    <w:right w:val="nil"/>
                  </w:tcBorders>
                </w:tcPr>
                <w:p w14:paraId="4C87ACBF" w14:textId="4CEC3614" w:rsidR="0060147B" w:rsidRPr="0033321D" w:rsidRDefault="0060147B" w:rsidP="0060147B">
                  <w:pPr>
                    <w:autoSpaceDE w:val="0"/>
                    <w:autoSpaceDN w:val="0"/>
                    <w:adjustRightInd w:val="0"/>
                    <w:rPr>
                      <w:ins w:id="111" w:author="Kai Heussen" w:date="2025-01-08T11:09:00Z" w16du:dateUtc="2025-01-08T10:09:00Z"/>
                      <w:rFonts w:cs="Calibri"/>
                      <w:i/>
                      <w:iCs/>
                      <w:sz w:val="20"/>
                      <w:szCs w:val="20"/>
                      <w:rPrChange w:id="112" w:author="Seyede Zahra Tajalli" w:date="2025-01-13T15:12:00Z" w16du:dateUtc="2025-01-13T14:12:00Z">
                        <w:rPr>
                          <w:ins w:id="113" w:author="Kai Heussen" w:date="2025-01-08T11:09:00Z" w16du:dateUtc="2025-01-08T10:09:00Z"/>
                          <w:rFonts w:cs="Calibri"/>
                          <w:i/>
                          <w:iCs/>
                          <w:sz w:val="16"/>
                          <w:szCs w:val="16"/>
                        </w:rPr>
                      </w:rPrChange>
                    </w:rPr>
                  </w:pPr>
                  <w:commentRangeStart w:id="114"/>
                  <w:ins w:id="115" w:author="Kai Heussen" w:date="2025-01-08T11:27:00Z" w16du:dateUtc="2025-01-08T10:27:00Z">
                    <w:del w:id="116" w:author="Seyede Zahra Tajalli" w:date="2025-01-13T15:14:00Z" w16du:dateUtc="2025-01-13T14:14:00Z">
                      <w:r w:rsidRPr="0033321D" w:rsidDel="0033321D">
                        <w:rPr>
                          <w:rFonts w:cs="Calibri"/>
                          <w:i/>
                          <w:iCs/>
                          <w:sz w:val="20"/>
                          <w:szCs w:val="20"/>
                          <w:rPrChange w:id="117" w:author="Seyede Zahra Tajalli" w:date="2025-01-13T15:12:00Z" w16du:dateUtc="2025-01-13T14:12:00Z">
                            <w:rPr>
                              <w:rFonts w:cs="Calibri"/>
                              <w:i/>
                              <w:iCs/>
                              <w:sz w:val="16"/>
                              <w:szCs w:val="16"/>
                            </w:rPr>
                          </w:rPrChange>
                        </w:rPr>
                        <w:delText>???</w:delText>
                      </w:r>
                    </w:del>
                  </w:ins>
                  <w:ins w:id="118" w:author="Seyede Zahra Tajalli" w:date="2025-01-13T15:20:00Z" w16du:dateUtc="2025-01-13T14:20:00Z">
                    <w:r w:rsidR="00CF278C">
                      <w:rPr>
                        <w:rFonts w:cs="Calibri"/>
                        <w:i/>
                        <w:iCs/>
                        <w:sz w:val="20"/>
                        <w:szCs w:val="20"/>
                      </w:rPr>
                      <w:t>2</w:t>
                    </w:r>
                  </w:ins>
                  <w:ins w:id="119" w:author="Seyede Zahra Tajalli" w:date="2025-01-13T15:14:00Z" w16du:dateUtc="2025-01-13T14:14:00Z">
                    <w:r w:rsidR="0033321D">
                      <w:rPr>
                        <w:rFonts w:cs="Calibri"/>
                        <w:i/>
                        <w:iCs/>
                        <w:sz w:val="20"/>
                        <w:szCs w:val="20"/>
                      </w:rPr>
                      <w:t>00</w:t>
                    </w:r>
                  </w:ins>
                  <w:ins w:id="120" w:author="Seyede Zahra Tajalli" w:date="2025-01-13T13:26:00Z">
                    <w:r w:rsidRPr="0033321D">
                      <w:rPr>
                        <w:rFonts w:cs="Calibri"/>
                        <w:i/>
                        <w:iCs/>
                        <w:sz w:val="20"/>
                        <w:szCs w:val="20"/>
                        <w:rPrChange w:id="121" w:author="Seyede Zahra Tajalli" w:date="2025-01-13T15:12:00Z" w16du:dateUtc="2025-01-13T14:12:00Z">
                          <w:rPr>
                            <w:rFonts w:cs="Calibri"/>
                            <w:i/>
                            <w:iCs/>
                            <w:sz w:val="16"/>
                            <w:szCs w:val="16"/>
                          </w:rPr>
                        </w:rPrChange>
                      </w:rPr>
                      <w:t xml:space="preserve"> €/kWh</w:t>
                    </w:r>
                  </w:ins>
                </w:p>
              </w:tc>
              <w:tc>
                <w:tcPr>
                  <w:tcW w:w="1167" w:type="dxa"/>
                  <w:tcBorders>
                    <w:top w:val="nil"/>
                    <w:left w:val="nil"/>
                    <w:bottom w:val="nil"/>
                    <w:right w:val="nil"/>
                  </w:tcBorders>
                </w:tcPr>
                <w:p w14:paraId="0BFAF1C8" w14:textId="433B9E10" w:rsidR="0060147B" w:rsidRPr="0033321D" w:rsidRDefault="0060147B" w:rsidP="0060147B">
                  <w:pPr>
                    <w:autoSpaceDE w:val="0"/>
                    <w:autoSpaceDN w:val="0"/>
                    <w:adjustRightInd w:val="0"/>
                    <w:rPr>
                      <w:ins w:id="122" w:author="Kai Heussen" w:date="2025-01-08T11:09:00Z" w16du:dateUtc="2025-01-08T10:09:00Z"/>
                      <w:rFonts w:cs="Calibri"/>
                      <w:i/>
                      <w:iCs/>
                      <w:sz w:val="20"/>
                      <w:szCs w:val="20"/>
                      <w:rPrChange w:id="123" w:author="Seyede Zahra Tajalli" w:date="2025-01-13T15:12:00Z" w16du:dateUtc="2025-01-13T14:12:00Z">
                        <w:rPr>
                          <w:ins w:id="124" w:author="Kai Heussen" w:date="2025-01-08T11:09:00Z" w16du:dateUtc="2025-01-08T10:09:00Z"/>
                          <w:rFonts w:cs="Calibri"/>
                          <w:i/>
                          <w:iCs/>
                          <w:sz w:val="16"/>
                          <w:szCs w:val="16"/>
                        </w:rPr>
                      </w:rPrChange>
                    </w:rPr>
                  </w:pPr>
                  <w:ins w:id="125" w:author="Kai Heussen" w:date="2025-01-08T11:27:00Z" w16du:dateUtc="2025-01-08T10:27:00Z">
                    <w:r w:rsidRPr="0033321D">
                      <w:rPr>
                        <w:rFonts w:cs="Calibri"/>
                        <w:i/>
                        <w:iCs/>
                        <w:sz w:val="20"/>
                        <w:szCs w:val="20"/>
                        <w:rPrChange w:id="126" w:author="Seyede Zahra Tajalli" w:date="2025-01-13T15:12:00Z" w16du:dateUtc="2025-01-13T14:12:00Z">
                          <w:rPr>
                            <w:rFonts w:cs="Calibri"/>
                            <w:i/>
                            <w:iCs/>
                            <w:sz w:val="16"/>
                            <w:szCs w:val="16"/>
                          </w:rPr>
                        </w:rPrChange>
                      </w:rPr>
                      <w:t>?</w:t>
                    </w:r>
                  </w:ins>
                  <w:commentRangeEnd w:id="114"/>
                  <w:ins w:id="127" w:author="Kai Heussen" w:date="2025-01-08T11:31:00Z" w16du:dateUtc="2025-01-08T10:31:00Z">
                    <w:r w:rsidRPr="0033321D">
                      <w:rPr>
                        <w:rStyle w:val="CommentReference"/>
                        <w:rFonts w:ascii="Calibri" w:hAnsi="Calibri"/>
                        <w:color w:val="000000" w:themeColor="text1"/>
                        <w:sz w:val="20"/>
                        <w:szCs w:val="20"/>
                        <w:rPrChange w:id="128" w:author="Seyede Zahra Tajalli" w:date="2025-01-13T15:12:00Z" w16du:dateUtc="2025-01-13T14:12:00Z">
                          <w:rPr>
                            <w:rStyle w:val="CommentReference"/>
                            <w:rFonts w:ascii="Calibri" w:hAnsi="Calibri"/>
                            <w:color w:val="000000" w:themeColor="text1"/>
                          </w:rPr>
                        </w:rPrChange>
                      </w:rPr>
                      <w:commentReference w:id="114"/>
                    </w:r>
                  </w:ins>
                  <w:ins w:id="129" w:author="Seyede Zahra Tajalli" w:date="2025-01-13T14:48:00Z" w16du:dateUtc="2025-01-13T13:48:00Z">
                    <w:r w:rsidR="00B754C3" w:rsidRPr="0033321D">
                      <w:rPr>
                        <w:rFonts w:cs="Calibri"/>
                        <w:i/>
                        <w:iCs/>
                        <w:sz w:val="20"/>
                        <w:szCs w:val="20"/>
                        <w:rPrChange w:id="130" w:author="Seyede Zahra Tajalli" w:date="2025-01-13T15:12:00Z" w16du:dateUtc="2025-01-13T14:12:00Z">
                          <w:rPr>
                            <w:rFonts w:cs="Calibri"/>
                            <w:i/>
                            <w:iCs/>
                            <w:sz w:val="16"/>
                            <w:szCs w:val="16"/>
                          </w:rPr>
                        </w:rPrChange>
                      </w:rPr>
                      <w:t>0.002</w:t>
                    </w:r>
                  </w:ins>
                </w:p>
              </w:tc>
              <w:tc>
                <w:tcPr>
                  <w:tcW w:w="1577" w:type="dxa"/>
                  <w:tcBorders>
                    <w:top w:val="nil"/>
                    <w:left w:val="nil"/>
                    <w:bottom w:val="nil"/>
                    <w:right w:val="nil"/>
                  </w:tcBorders>
                </w:tcPr>
                <w:p w14:paraId="351A49B1" w14:textId="7EF71350" w:rsidR="0060147B" w:rsidRPr="0033321D" w:rsidRDefault="0060147B" w:rsidP="0060147B">
                  <w:pPr>
                    <w:autoSpaceDE w:val="0"/>
                    <w:autoSpaceDN w:val="0"/>
                    <w:adjustRightInd w:val="0"/>
                    <w:rPr>
                      <w:ins w:id="131" w:author="Kai Heussen" w:date="2025-01-08T11:09:00Z" w16du:dateUtc="2025-01-08T10:09:00Z"/>
                      <w:rFonts w:cs="Calibri"/>
                      <w:i/>
                      <w:iCs/>
                      <w:sz w:val="20"/>
                      <w:szCs w:val="20"/>
                      <w:rPrChange w:id="132" w:author="Seyede Zahra Tajalli" w:date="2025-01-13T15:12:00Z" w16du:dateUtc="2025-01-13T14:12:00Z">
                        <w:rPr>
                          <w:ins w:id="133" w:author="Kai Heussen" w:date="2025-01-08T11:09:00Z" w16du:dateUtc="2025-01-08T10:09:00Z"/>
                          <w:rFonts w:cs="Calibri"/>
                          <w:i/>
                          <w:iCs/>
                          <w:sz w:val="16"/>
                          <w:szCs w:val="16"/>
                        </w:rPr>
                      </w:rPrChange>
                    </w:rPr>
                  </w:pPr>
                  <w:ins w:id="134" w:author="Kai Heussen" w:date="2025-01-08T11:27:00Z" w16du:dateUtc="2025-01-08T10:27:00Z">
                    <w:r w:rsidRPr="0033321D">
                      <w:rPr>
                        <w:rFonts w:cs="Calibri"/>
                        <w:i/>
                        <w:iCs/>
                        <w:sz w:val="20"/>
                        <w:szCs w:val="20"/>
                        <w:rPrChange w:id="135" w:author="Seyede Zahra Tajalli" w:date="2025-01-13T15:12:00Z" w16du:dateUtc="2025-01-13T14:12:00Z">
                          <w:rPr>
                            <w:rFonts w:cs="Calibri"/>
                            <w:i/>
                            <w:iCs/>
                            <w:sz w:val="16"/>
                            <w:szCs w:val="16"/>
                          </w:rPr>
                        </w:rPrChange>
                      </w:rPr>
                      <w:t>?</w:t>
                    </w:r>
                  </w:ins>
                  <w:ins w:id="136" w:author="Seyede Zahra Tajalli" w:date="2025-01-13T13:11:00Z" w16du:dateUtc="2025-01-13T12:11:00Z">
                    <w:r w:rsidRPr="0033321D">
                      <w:rPr>
                        <w:rFonts w:cs="Calibri"/>
                        <w:i/>
                        <w:iCs/>
                        <w:sz w:val="20"/>
                        <w:szCs w:val="20"/>
                        <w:highlight w:val="yellow"/>
                        <w:rPrChange w:id="137" w:author="Seyede Zahra Tajalli" w:date="2025-01-13T15:12:00Z" w16du:dateUtc="2025-01-13T14:12:00Z">
                          <w:rPr>
                            <w:rFonts w:cs="Calibri"/>
                            <w:i/>
                            <w:iCs/>
                            <w:sz w:val="16"/>
                            <w:szCs w:val="16"/>
                            <w:highlight w:val="yellow"/>
                          </w:rPr>
                        </w:rPrChange>
                      </w:rPr>
                      <w:t xml:space="preserve"> </w:t>
                    </w:r>
                  </w:ins>
                  <w:ins w:id="138" w:author="Seyede Zahra Tajalli" w:date="2025-01-13T15:13:00Z" w16du:dateUtc="2025-01-13T14:13:00Z">
                    <w:r w:rsidR="0033321D">
                      <w:rPr>
                        <w:rFonts w:cs="Calibri"/>
                        <w:i/>
                        <w:iCs/>
                        <w:sz w:val="20"/>
                        <w:szCs w:val="20"/>
                      </w:rPr>
                      <w:t>0.</w:t>
                    </w:r>
                  </w:ins>
                  <w:ins w:id="139" w:author="Seyede Zahra Tajalli" w:date="2025-01-13T15:14:00Z" w16du:dateUtc="2025-01-13T14:14:00Z">
                    <w:r w:rsidR="0033321D">
                      <w:rPr>
                        <w:rFonts w:cs="Calibri"/>
                        <w:i/>
                        <w:iCs/>
                        <w:sz w:val="20"/>
                        <w:szCs w:val="20"/>
                      </w:rPr>
                      <w:t>75</w:t>
                    </w:r>
                  </w:ins>
                </w:p>
              </w:tc>
              <w:tc>
                <w:tcPr>
                  <w:tcW w:w="1065" w:type="dxa"/>
                  <w:tcBorders>
                    <w:top w:val="nil"/>
                    <w:left w:val="nil"/>
                    <w:bottom w:val="nil"/>
                    <w:right w:val="nil"/>
                  </w:tcBorders>
                </w:tcPr>
                <w:p w14:paraId="4C89E271" w14:textId="77777777" w:rsidR="0060147B" w:rsidRPr="0033321D" w:rsidRDefault="0060147B" w:rsidP="0060147B">
                  <w:pPr>
                    <w:autoSpaceDE w:val="0"/>
                    <w:autoSpaceDN w:val="0"/>
                    <w:adjustRightInd w:val="0"/>
                    <w:rPr>
                      <w:ins w:id="140" w:author="Kai Heussen" w:date="2025-01-08T11:09:00Z" w16du:dateUtc="2025-01-08T10:09:00Z"/>
                      <w:rFonts w:ascii="Cambria Math" w:cs="Calibri"/>
                      <w:i/>
                      <w:iCs/>
                      <w:sz w:val="20"/>
                      <w:szCs w:val="20"/>
                      <w:rPrChange w:id="141" w:author="Seyede Zahra Tajalli" w:date="2025-01-13T15:12:00Z" w16du:dateUtc="2025-01-13T14:12:00Z">
                        <w:rPr>
                          <w:ins w:id="142" w:author="Kai Heussen" w:date="2025-01-08T11:09:00Z" w16du:dateUtc="2025-01-08T10:09:00Z"/>
                          <w:rFonts w:ascii="Cambria Math" w:cs="Calibri"/>
                          <w:i/>
                          <w:iCs/>
                          <w:sz w:val="16"/>
                          <w:szCs w:val="16"/>
                        </w:rPr>
                      </w:rPrChange>
                    </w:rPr>
                  </w:pPr>
                </w:p>
              </w:tc>
              <w:tc>
                <w:tcPr>
                  <w:tcW w:w="1032" w:type="dxa"/>
                  <w:tcBorders>
                    <w:top w:val="nil"/>
                    <w:left w:val="nil"/>
                    <w:bottom w:val="nil"/>
                  </w:tcBorders>
                </w:tcPr>
                <w:p w14:paraId="60C0EC67" w14:textId="29B3B6A5" w:rsidR="0060147B" w:rsidRPr="0033321D" w:rsidRDefault="0060147B" w:rsidP="0060147B">
                  <w:pPr>
                    <w:autoSpaceDE w:val="0"/>
                    <w:autoSpaceDN w:val="0"/>
                    <w:adjustRightInd w:val="0"/>
                    <w:rPr>
                      <w:ins w:id="143" w:author="Kai Heussen" w:date="2025-01-08T11:09:00Z" w16du:dateUtc="2025-01-08T10:09:00Z"/>
                      <w:rFonts w:cs="Calibri"/>
                      <w:i/>
                      <w:iCs/>
                      <w:sz w:val="20"/>
                      <w:szCs w:val="20"/>
                      <w:rPrChange w:id="144" w:author="Seyede Zahra Tajalli" w:date="2025-01-13T15:12:00Z" w16du:dateUtc="2025-01-13T14:12:00Z">
                        <w:rPr>
                          <w:ins w:id="145" w:author="Kai Heussen" w:date="2025-01-08T11:09:00Z" w16du:dateUtc="2025-01-08T10:09:00Z"/>
                          <w:rFonts w:cs="Calibri"/>
                          <w:i/>
                          <w:iCs/>
                          <w:sz w:val="16"/>
                          <w:szCs w:val="16"/>
                        </w:rPr>
                      </w:rPrChange>
                    </w:rPr>
                  </w:pPr>
                  <w:ins w:id="146" w:author="Kai Heussen" w:date="2025-01-08T11:27:00Z" w16du:dateUtc="2025-01-08T10:27:00Z">
                    <w:r w:rsidRPr="0033321D">
                      <w:rPr>
                        <w:rFonts w:cs="Calibri"/>
                        <w:i/>
                        <w:iCs/>
                        <w:sz w:val="20"/>
                        <w:szCs w:val="20"/>
                        <w:rPrChange w:id="147" w:author="Seyede Zahra Tajalli" w:date="2025-01-13T15:12:00Z" w16du:dateUtc="2025-01-13T14:12:00Z">
                          <w:rPr>
                            <w:rFonts w:cs="Calibri"/>
                            <w:i/>
                            <w:iCs/>
                            <w:sz w:val="16"/>
                            <w:szCs w:val="16"/>
                          </w:rPr>
                        </w:rPrChange>
                      </w:rPr>
                      <w:t>?</w:t>
                    </w:r>
                  </w:ins>
                  <w:ins w:id="148" w:author="Seyede Zahra Tajalli" w:date="2025-01-13T13:11:00Z" w16du:dateUtc="2025-01-13T12:11:00Z">
                    <w:r w:rsidRPr="0033321D">
                      <w:rPr>
                        <w:rFonts w:cs="Calibri"/>
                        <w:i/>
                        <w:iCs/>
                        <w:sz w:val="20"/>
                        <w:szCs w:val="20"/>
                        <w:lang w:val="en-US"/>
                        <w:rPrChange w:id="149" w:author="Seyede Zahra Tajalli" w:date="2025-01-13T15:12:00Z" w16du:dateUtc="2025-01-13T14:12:00Z">
                          <w:rPr>
                            <w:rFonts w:cs="Calibri"/>
                            <w:i/>
                            <w:iCs/>
                            <w:sz w:val="16"/>
                            <w:szCs w:val="16"/>
                            <w:lang w:val="en-US"/>
                          </w:rPr>
                        </w:rPrChange>
                      </w:rPr>
                      <w:t xml:space="preserve"> More than 80 years</w:t>
                    </w:r>
                  </w:ins>
                </w:p>
              </w:tc>
            </w:tr>
            <w:tr w:rsidR="0060147B" w:rsidRPr="0087346C" w14:paraId="0E76CA9A" w14:textId="77777777" w:rsidTr="0060147B">
              <w:trPr>
                <w:ins w:id="150" w:author="Kai Heussen" w:date="2025-01-08T11:32:00Z"/>
              </w:trPr>
              <w:tc>
                <w:tcPr>
                  <w:tcW w:w="1815" w:type="dxa"/>
                  <w:tcBorders>
                    <w:top w:val="nil"/>
                    <w:bottom w:val="nil"/>
                    <w:right w:val="nil"/>
                  </w:tcBorders>
                </w:tcPr>
                <w:p w14:paraId="3AEA5391" w14:textId="651689C7" w:rsidR="0060147B" w:rsidRDefault="0060147B" w:rsidP="0060147B">
                  <w:pPr>
                    <w:autoSpaceDE w:val="0"/>
                    <w:autoSpaceDN w:val="0"/>
                    <w:adjustRightInd w:val="0"/>
                    <w:rPr>
                      <w:ins w:id="151" w:author="Kai Heussen" w:date="2025-01-08T11:32:00Z" w16du:dateUtc="2025-01-08T10:32:00Z"/>
                      <w:rFonts w:cs="Calibri"/>
                      <w:b/>
                      <w:bCs/>
                      <w:i/>
                      <w:iCs/>
                      <w:sz w:val="16"/>
                      <w:szCs w:val="16"/>
                    </w:rPr>
                  </w:pPr>
                  <w:ins w:id="152" w:author="Kai Heussen" w:date="2025-01-08T11:32:00Z" w16du:dateUtc="2025-01-08T10:32:00Z">
                    <w:r>
                      <w:rPr>
                        <w:rFonts w:cs="Calibri"/>
                        <w:b/>
                        <w:bCs/>
                        <w:i/>
                        <w:iCs/>
                        <w:sz w:val="16"/>
                        <w:szCs w:val="16"/>
                      </w:rPr>
                      <w:t>Rankine Cycle tu</w:t>
                    </w:r>
                  </w:ins>
                  <w:ins w:id="153" w:author="Kai Heussen" w:date="2025-01-08T11:33:00Z" w16du:dateUtc="2025-01-08T10:33:00Z">
                    <w:r>
                      <w:rPr>
                        <w:rFonts w:cs="Calibri"/>
                        <w:b/>
                        <w:bCs/>
                        <w:i/>
                        <w:iCs/>
                        <w:sz w:val="16"/>
                        <w:szCs w:val="16"/>
                      </w:rPr>
                      <w:t>rbine</w:t>
                    </w:r>
                  </w:ins>
                </w:p>
              </w:tc>
              <w:tc>
                <w:tcPr>
                  <w:tcW w:w="1367" w:type="dxa"/>
                  <w:tcBorders>
                    <w:top w:val="nil"/>
                    <w:left w:val="nil"/>
                    <w:bottom w:val="nil"/>
                    <w:right w:val="nil"/>
                  </w:tcBorders>
                </w:tcPr>
                <w:p w14:paraId="4A94A57C" w14:textId="1482023C" w:rsidR="0060147B" w:rsidRPr="0033321D" w:rsidRDefault="0060147B" w:rsidP="0060147B">
                  <w:pPr>
                    <w:autoSpaceDE w:val="0"/>
                    <w:autoSpaceDN w:val="0"/>
                    <w:adjustRightInd w:val="0"/>
                    <w:rPr>
                      <w:ins w:id="154" w:author="Kai Heussen" w:date="2025-01-08T11:32:00Z" w16du:dateUtc="2025-01-08T10:32:00Z"/>
                      <w:rFonts w:cs="Calibri"/>
                      <w:i/>
                      <w:iCs/>
                      <w:sz w:val="20"/>
                      <w:szCs w:val="20"/>
                      <w:highlight w:val="yellow"/>
                      <w:rPrChange w:id="155" w:author="Seyede Zahra Tajalli" w:date="2025-01-13T15:12:00Z" w16du:dateUtc="2025-01-13T14:12:00Z">
                        <w:rPr>
                          <w:ins w:id="156" w:author="Kai Heussen" w:date="2025-01-08T11:32:00Z" w16du:dateUtc="2025-01-08T10:32:00Z"/>
                          <w:rFonts w:cs="Calibri"/>
                          <w:i/>
                          <w:iCs/>
                          <w:sz w:val="16"/>
                          <w:szCs w:val="16"/>
                        </w:rPr>
                      </w:rPrChange>
                    </w:rPr>
                  </w:pPr>
                  <w:ins w:id="157" w:author="Kai Heussen" w:date="2025-01-08T11:39:00Z" w16du:dateUtc="2025-01-08T10:39:00Z">
                    <w:r w:rsidRPr="0033321D">
                      <w:rPr>
                        <w:rFonts w:cs="Calibri"/>
                        <w:i/>
                        <w:iCs/>
                        <w:sz w:val="20"/>
                        <w:szCs w:val="20"/>
                        <w:highlight w:val="yellow"/>
                        <w:rPrChange w:id="158" w:author="Seyede Zahra Tajalli" w:date="2025-01-13T15:12:00Z" w16du:dateUtc="2025-01-13T14:12:00Z">
                          <w:rPr>
                            <w:rFonts w:cs="Calibri"/>
                            <w:i/>
                            <w:iCs/>
                            <w:sz w:val="16"/>
                            <w:szCs w:val="16"/>
                            <w:highlight w:val="yellow"/>
                          </w:rPr>
                        </w:rPrChange>
                      </w:rPr>
                      <w:t>Fi</w:t>
                    </w:r>
                  </w:ins>
                  <w:ins w:id="159" w:author="Kai Heussen" w:date="2025-01-08T11:40:00Z" w16du:dateUtc="2025-01-08T10:40:00Z">
                    <w:r w:rsidRPr="0033321D">
                      <w:rPr>
                        <w:rFonts w:cs="Calibri"/>
                        <w:i/>
                        <w:iCs/>
                        <w:sz w:val="20"/>
                        <w:szCs w:val="20"/>
                        <w:highlight w:val="yellow"/>
                        <w:rPrChange w:id="160" w:author="Seyede Zahra Tajalli" w:date="2025-01-13T15:12:00Z" w16du:dateUtc="2025-01-13T14:12:00Z">
                          <w:rPr>
                            <w:rFonts w:cs="Calibri"/>
                            <w:i/>
                            <w:iCs/>
                            <w:sz w:val="16"/>
                            <w:szCs w:val="16"/>
                            <w:highlight w:val="yellow"/>
                          </w:rPr>
                        </w:rPrChange>
                      </w:rPr>
                      <w:t>xed value (500kW)</w:t>
                    </w:r>
                  </w:ins>
                </w:p>
              </w:tc>
              <w:tc>
                <w:tcPr>
                  <w:tcW w:w="1596" w:type="dxa"/>
                  <w:tcBorders>
                    <w:top w:val="nil"/>
                    <w:left w:val="nil"/>
                    <w:bottom w:val="nil"/>
                    <w:right w:val="nil"/>
                  </w:tcBorders>
                </w:tcPr>
                <w:p w14:paraId="439D6EA6" w14:textId="10BF4AB2" w:rsidR="0060147B" w:rsidRPr="0033321D" w:rsidRDefault="0060147B" w:rsidP="0060147B">
                  <w:pPr>
                    <w:autoSpaceDE w:val="0"/>
                    <w:autoSpaceDN w:val="0"/>
                    <w:adjustRightInd w:val="0"/>
                    <w:rPr>
                      <w:ins w:id="161" w:author="Kai Heussen" w:date="2025-01-08T11:32:00Z" w16du:dateUtc="2025-01-08T10:32:00Z"/>
                      <w:rFonts w:cs="Calibri"/>
                      <w:i/>
                      <w:iCs/>
                      <w:sz w:val="20"/>
                      <w:szCs w:val="20"/>
                      <w:highlight w:val="yellow"/>
                      <w:rPrChange w:id="162" w:author="Seyede Zahra Tajalli" w:date="2025-01-13T15:12:00Z" w16du:dateUtc="2025-01-13T14:12:00Z">
                        <w:rPr>
                          <w:ins w:id="163" w:author="Kai Heussen" w:date="2025-01-08T11:32:00Z" w16du:dateUtc="2025-01-08T10:32:00Z"/>
                          <w:rFonts w:cs="Calibri"/>
                          <w:i/>
                          <w:iCs/>
                          <w:sz w:val="16"/>
                          <w:szCs w:val="16"/>
                        </w:rPr>
                      </w:rPrChange>
                    </w:rPr>
                  </w:pPr>
                  <w:ins w:id="164" w:author="Kai Heussen" w:date="2025-01-08T11:40:00Z" w16du:dateUtc="2025-01-08T10:40:00Z">
                    <w:del w:id="165" w:author="Seyede Zahra Tajalli" w:date="2025-01-13T13:09:00Z" w16du:dateUtc="2025-01-13T12:09:00Z">
                      <w:r w:rsidRPr="0033321D" w:rsidDel="008D34C7">
                        <w:rPr>
                          <w:rFonts w:cs="Calibri"/>
                          <w:i/>
                          <w:iCs/>
                          <w:sz w:val="20"/>
                          <w:szCs w:val="20"/>
                          <w:highlight w:val="yellow"/>
                          <w:rPrChange w:id="166" w:author="Seyede Zahra Tajalli" w:date="2025-01-13T15:12:00Z" w16du:dateUtc="2025-01-13T14:12:00Z">
                            <w:rPr>
                              <w:rFonts w:cs="Calibri"/>
                              <w:i/>
                              <w:iCs/>
                              <w:sz w:val="16"/>
                              <w:szCs w:val="16"/>
                              <w:highlight w:val="yellow"/>
                            </w:rPr>
                          </w:rPrChange>
                        </w:rPr>
                        <w:delText>-</w:delText>
                      </w:r>
                    </w:del>
                  </w:ins>
                  <w:ins w:id="167" w:author="Seyede Zahra Tajalli" w:date="2025-01-13T15:15:00Z" w16du:dateUtc="2025-01-13T14:15:00Z">
                    <w:r w:rsidR="0033321D">
                      <w:rPr>
                        <w:rFonts w:cs="Calibri"/>
                        <w:i/>
                        <w:iCs/>
                        <w:sz w:val="20"/>
                        <w:szCs w:val="20"/>
                      </w:rPr>
                      <w:t>2000</w:t>
                    </w:r>
                    <w:r w:rsidR="0033321D" w:rsidRPr="001D2718">
                      <w:rPr>
                        <w:rFonts w:cs="Calibri"/>
                        <w:i/>
                        <w:iCs/>
                        <w:sz w:val="20"/>
                        <w:szCs w:val="20"/>
                      </w:rPr>
                      <w:t xml:space="preserve"> €/kWh</w:t>
                    </w:r>
                  </w:ins>
                </w:p>
              </w:tc>
              <w:tc>
                <w:tcPr>
                  <w:tcW w:w="1167" w:type="dxa"/>
                  <w:tcBorders>
                    <w:top w:val="nil"/>
                    <w:left w:val="nil"/>
                    <w:bottom w:val="nil"/>
                    <w:right w:val="nil"/>
                  </w:tcBorders>
                </w:tcPr>
                <w:p w14:paraId="09AA9FAA" w14:textId="612C1278" w:rsidR="0060147B" w:rsidRPr="0033321D" w:rsidRDefault="000D43E1" w:rsidP="0060147B">
                  <w:pPr>
                    <w:autoSpaceDE w:val="0"/>
                    <w:autoSpaceDN w:val="0"/>
                    <w:adjustRightInd w:val="0"/>
                    <w:rPr>
                      <w:ins w:id="168" w:author="Kai Heussen" w:date="2025-01-08T11:32:00Z" w16du:dateUtc="2025-01-08T10:32:00Z"/>
                      <w:rFonts w:cs="Calibri"/>
                      <w:i/>
                      <w:iCs/>
                      <w:sz w:val="20"/>
                      <w:szCs w:val="20"/>
                      <w:highlight w:val="yellow"/>
                      <w:rPrChange w:id="169" w:author="Seyede Zahra Tajalli" w:date="2025-01-13T15:12:00Z" w16du:dateUtc="2025-01-13T14:12:00Z">
                        <w:rPr>
                          <w:ins w:id="170" w:author="Kai Heussen" w:date="2025-01-08T11:32:00Z" w16du:dateUtc="2025-01-08T10:32:00Z"/>
                          <w:rFonts w:cs="Calibri"/>
                          <w:i/>
                          <w:iCs/>
                          <w:sz w:val="16"/>
                          <w:szCs w:val="16"/>
                        </w:rPr>
                      </w:rPrChange>
                    </w:rPr>
                  </w:pPr>
                  <w:ins w:id="171" w:author="Seyede Zahra Tajalli" w:date="2025-01-13T15:04:00Z" w16du:dateUtc="2025-01-13T14:04:00Z">
                    <w:r w:rsidRPr="0033321D">
                      <w:rPr>
                        <w:rFonts w:cs="Calibri"/>
                        <w:i/>
                        <w:iCs/>
                        <w:sz w:val="20"/>
                        <w:szCs w:val="20"/>
                        <w:highlight w:val="yellow"/>
                        <w:rPrChange w:id="172" w:author="Seyede Zahra Tajalli" w:date="2025-01-13T15:12:00Z" w16du:dateUtc="2025-01-13T14:12:00Z">
                          <w:rPr>
                            <w:rFonts w:cs="Calibri"/>
                            <w:i/>
                            <w:iCs/>
                            <w:sz w:val="16"/>
                            <w:szCs w:val="16"/>
                            <w:highlight w:val="yellow"/>
                          </w:rPr>
                        </w:rPrChange>
                      </w:rPr>
                      <w:t>0.005</w:t>
                    </w:r>
                  </w:ins>
                  <w:ins w:id="173" w:author="Kai Heussen" w:date="2025-01-08T11:40:00Z" w16du:dateUtc="2025-01-08T10:40:00Z">
                    <w:del w:id="174" w:author="Seyede Zahra Tajalli" w:date="2025-01-13T15:04:00Z" w16du:dateUtc="2025-01-13T14:04:00Z">
                      <w:r w:rsidR="0060147B" w:rsidRPr="0033321D" w:rsidDel="000D43E1">
                        <w:rPr>
                          <w:rFonts w:cs="Calibri"/>
                          <w:i/>
                          <w:iCs/>
                          <w:sz w:val="20"/>
                          <w:szCs w:val="20"/>
                          <w:highlight w:val="yellow"/>
                          <w:rPrChange w:id="175" w:author="Seyede Zahra Tajalli" w:date="2025-01-13T15:12:00Z" w16du:dateUtc="2025-01-13T14:12:00Z">
                            <w:rPr>
                              <w:rFonts w:cs="Calibri"/>
                              <w:i/>
                              <w:iCs/>
                              <w:sz w:val="16"/>
                              <w:szCs w:val="16"/>
                              <w:highlight w:val="yellow"/>
                            </w:rPr>
                          </w:rPrChange>
                        </w:rPr>
                        <w:delText>-</w:delText>
                      </w:r>
                    </w:del>
                  </w:ins>
                </w:p>
              </w:tc>
              <w:tc>
                <w:tcPr>
                  <w:tcW w:w="1577" w:type="dxa"/>
                  <w:tcBorders>
                    <w:top w:val="nil"/>
                    <w:left w:val="nil"/>
                    <w:bottom w:val="nil"/>
                    <w:right w:val="nil"/>
                  </w:tcBorders>
                </w:tcPr>
                <w:p w14:paraId="694A888B" w14:textId="10620576" w:rsidR="0060147B" w:rsidRPr="0033321D" w:rsidRDefault="00000000" w:rsidP="0060147B">
                  <w:pPr>
                    <w:autoSpaceDE w:val="0"/>
                    <w:autoSpaceDN w:val="0"/>
                    <w:adjustRightInd w:val="0"/>
                    <w:rPr>
                      <w:ins w:id="176" w:author="Seyede Zahra Tajalli" w:date="2025-01-13T13:10:00Z" w16du:dateUtc="2025-01-13T12:10:00Z"/>
                      <w:rFonts w:cs="Calibri"/>
                      <w:i/>
                      <w:iCs/>
                      <w:sz w:val="20"/>
                      <w:szCs w:val="20"/>
                      <w:rPrChange w:id="177" w:author="Seyede Zahra Tajalli" w:date="2025-01-13T15:12:00Z" w16du:dateUtc="2025-01-13T14:12:00Z">
                        <w:rPr>
                          <w:ins w:id="178" w:author="Seyede Zahra Tajalli" w:date="2025-01-13T13:10:00Z" w16du:dateUtc="2025-01-13T12:10:00Z"/>
                          <w:rFonts w:cs="Calibri"/>
                          <w:i/>
                          <w:iCs/>
                          <w:sz w:val="16"/>
                          <w:szCs w:val="16"/>
                        </w:rPr>
                      </w:rPrChange>
                    </w:rPr>
                  </w:pPr>
                  <m:oMath>
                    <m:sSup>
                      <m:sSupPr>
                        <m:ctrlPr>
                          <w:ins w:id="179" w:author="Kai Heussen" w:date="2025-01-08T11:49:00Z" w16du:dateUtc="2025-01-08T10:49:00Z">
                            <w:rPr>
                              <w:rFonts w:ascii="Cambria Math" w:hAnsi="Cambria Math" w:cs="Calibri"/>
                              <w:i/>
                              <w:sz w:val="20"/>
                              <w:szCs w:val="20"/>
                            </w:rPr>
                          </w:ins>
                        </m:ctrlPr>
                      </m:sSupPr>
                      <m:e>
                        <m:r>
                          <w:ins w:id="180" w:author="Kai Heussen" w:date="2025-01-08T11:49:00Z" w16du:dateUtc="2025-01-08T10:49:00Z">
                            <w:rPr>
                              <w:rFonts w:ascii="Cambria Math" w:cs="Calibri"/>
                              <w:sz w:val="20"/>
                              <w:szCs w:val="20"/>
                              <w:rPrChange w:id="181" w:author="Seyede Zahra Tajalli" w:date="2025-01-13T15:12:00Z" w16du:dateUtc="2025-01-13T14:12:00Z">
                                <w:rPr>
                                  <w:rFonts w:ascii="Cambria Math" w:cs="Calibri"/>
                                  <w:sz w:val="16"/>
                                  <w:szCs w:val="16"/>
                                </w:rPr>
                              </w:rPrChange>
                            </w:rPr>
                            <m:t>η</m:t>
                          </w:ins>
                        </m:r>
                      </m:e>
                      <m:sup>
                        <m:r>
                          <w:ins w:id="182" w:author="Kai Heussen" w:date="2025-01-08T11:49:00Z" w16du:dateUtc="2025-01-08T10:49:00Z">
                            <w:del w:id="183" w:author="Seyede Zahra Tajalli" w:date="2025-01-13T15:22:00Z" w16du:dateUtc="2025-01-13T14:22:00Z">
                              <w:rPr>
                                <w:rFonts w:ascii="Cambria Math" w:cs="Calibri"/>
                                <w:sz w:val="20"/>
                                <w:szCs w:val="20"/>
                                <w:rPrChange w:id="184" w:author="Seyede Zahra Tajalli" w:date="2025-01-13T15:12:00Z" w16du:dateUtc="2025-01-13T14:12:00Z">
                                  <w:rPr>
                                    <w:rFonts w:ascii="Cambria Math" w:cs="Calibri"/>
                                    <w:sz w:val="16"/>
                                    <w:szCs w:val="16"/>
                                  </w:rPr>
                                </w:rPrChange>
                              </w:rPr>
                              <m:t>t</m:t>
                            </w:del>
                          </w:ins>
                        </m:r>
                        <m:r>
                          <w:ins w:id="185" w:author="Kai Heussen" w:date="2025-01-08T11:49:00Z" w16du:dateUtc="2025-01-08T10:49:00Z">
                            <w:del w:id="186" w:author="Seyede Zahra Tajalli" w:date="2025-01-13T15:22:00Z" w16du:dateUtc="2025-01-13T14:22:00Z">
                              <w:rPr>
                                <w:rFonts w:ascii="Cambria Math" w:cs="Calibri"/>
                                <w:sz w:val="20"/>
                                <w:szCs w:val="20"/>
                                <w:rPrChange w:id="187" w:author="Seyede Zahra Tajalli" w:date="2025-01-13T15:12:00Z" w16du:dateUtc="2025-01-13T14:12:00Z">
                                  <w:rPr>
                                    <w:rFonts w:ascii="Cambria Math" w:cs="Calibri"/>
                                    <w:sz w:val="16"/>
                                    <w:szCs w:val="16"/>
                                  </w:rPr>
                                </w:rPrChange>
                              </w:rPr>
                              <m:t>h</m:t>
                            </w:del>
                          </w:ins>
                        </m:r>
                        <m:r>
                          <w:ins w:id="188" w:author="Kai Heussen" w:date="2025-01-08T11:49:00Z" w16du:dateUtc="2025-01-08T10:49:00Z">
                            <w:del w:id="189" w:author="Seyede Zahra Tajalli" w:date="2025-01-13T15:21:00Z" w16du:dateUtc="2025-01-13T14:21:00Z">
                              <w:rPr>
                                <w:rFonts w:ascii="Cambria Math" w:cs="Calibri"/>
                                <w:sz w:val="20"/>
                                <w:szCs w:val="20"/>
                                <w:rPrChange w:id="190" w:author="Seyede Zahra Tajalli" w:date="2025-01-13T15:12:00Z" w16du:dateUtc="2025-01-13T14:12:00Z">
                                  <w:rPr>
                                    <w:rFonts w:ascii="Cambria Math" w:cs="Calibri"/>
                                    <w:sz w:val="16"/>
                                    <w:szCs w:val="16"/>
                                  </w:rPr>
                                </w:rPrChange>
                              </w:rPr>
                              <m:t>e</m:t>
                            </w:del>
                          </w:ins>
                        </m:r>
                        <m:r>
                          <w:ins w:id="191" w:author="Kai Heussen" w:date="2025-01-08T11:49:00Z" w16du:dateUtc="2025-01-08T10:49:00Z">
                            <w:del w:id="192" w:author="Seyede Zahra Tajalli" w:date="2025-01-13T15:21:00Z" w16du:dateUtc="2025-01-13T14:21:00Z">
                              <w:rPr>
                                <w:rFonts w:ascii="Cambria Math" w:cs="Calibri"/>
                                <w:sz w:val="20"/>
                                <w:szCs w:val="20"/>
                                <w:rPrChange w:id="193" w:author="Seyede Zahra Tajalli" w:date="2025-01-13T15:12:00Z" w16du:dateUtc="2025-01-13T14:12:00Z">
                                  <w:rPr>
                                    <w:rFonts w:ascii="Cambria Math" w:cs="Calibri"/>
                                    <w:sz w:val="16"/>
                                    <w:szCs w:val="16"/>
                                  </w:rPr>
                                </w:rPrChange>
                              </w:rPr>
                              <m:t>-</m:t>
                            </w:del>
                          </w:ins>
                        </m:r>
                        <m:r>
                          <w:ins w:id="194" w:author="Kai Heussen" w:date="2025-01-08T11:49:00Z" w16du:dateUtc="2025-01-08T10:49:00Z">
                            <w:rPr>
                              <w:rFonts w:ascii="Cambria Math" w:cs="Calibri"/>
                              <w:sz w:val="20"/>
                              <w:szCs w:val="20"/>
                              <w:rPrChange w:id="195" w:author="Seyede Zahra Tajalli" w:date="2025-01-13T15:12:00Z" w16du:dateUtc="2025-01-13T14:12:00Z">
                                <w:rPr>
                                  <w:rFonts w:ascii="Cambria Math" w:cs="Calibri"/>
                                  <w:sz w:val="16"/>
                                  <w:szCs w:val="16"/>
                                </w:rPr>
                              </w:rPrChange>
                            </w:rPr>
                            <m:t>el</m:t>
                          </w:ins>
                        </m:r>
                      </m:sup>
                    </m:sSup>
                    <m:r>
                      <w:ins w:id="196" w:author="Kai Heussen" w:date="2025-01-08T11:49:00Z" w16du:dateUtc="2025-01-08T10:49:00Z">
                        <w:rPr>
                          <w:rFonts w:ascii="Cambria Math" w:cs="Calibri"/>
                          <w:sz w:val="20"/>
                          <w:szCs w:val="20"/>
                          <w:rPrChange w:id="197" w:author="Seyede Zahra Tajalli" w:date="2025-01-13T15:12:00Z" w16du:dateUtc="2025-01-13T14:12:00Z">
                            <w:rPr>
                              <w:rFonts w:ascii="Cambria Math" w:cs="Calibri"/>
                              <w:sz w:val="16"/>
                              <w:szCs w:val="16"/>
                            </w:rPr>
                          </w:rPrChange>
                        </w:rPr>
                        <m:t>=</m:t>
                      </w:ins>
                    </m:r>
                  </m:oMath>
                  <w:ins w:id="198" w:author="Seyede Zahra Tajalli" w:date="2025-01-13T14:11:00Z" w16du:dateUtc="2025-01-13T13:11:00Z">
                    <w:r w:rsidR="0060147B" w:rsidRPr="0033321D">
                      <w:rPr>
                        <w:sz w:val="20"/>
                        <w:szCs w:val="20"/>
                        <w:rPrChange w:id="199" w:author="Seyede Zahra Tajalli" w:date="2025-01-13T15:12:00Z" w16du:dateUtc="2025-01-13T14:12:00Z">
                          <w:rPr/>
                        </w:rPrChange>
                      </w:rPr>
                      <w:t xml:space="preserve"> </w:t>
                    </w:r>
                  </w:ins>
                  <w:ins w:id="200" w:author="Seyede Zahra Tajalli" w:date="2025-01-13T15:11:00Z" w16du:dateUtc="2025-01-13T14:11:00Z">
                    <w:r w:rsidR="0033321D" w:rsidRPr="0033321D">
                      <w:rPr>
                        <w:sz w:val="20"/>
                        <w:szCs w:val="20"/>
                        <w:rPrChange w:id="201" w:author="Seyede Zahra Tajalli" w:date="2025-01-13T15:12:00Z" w16du:dateUtc="2025-01-13T14:12:00Z">
                          <w:rPr/>
                        </w:rPrChange>
                      </w:rPr>
                      <w:t>0.4</w:t>
                    </w:r>
                  </w:ins>
                  <w:ins w:id="202" w:author="Kai Heussen" w:date="2025-01-08T11:49:00Z" w16du:dateUtc="2025-01-08T10:49:00Z">
                    <w:del w:id="203" w:author="Seyede Zahra Tajalli" w:date="2025-01-13T14:11:00Z" w16du:dateUtc="2025-01-13T13:11:00Z">
                      <w:r w:rsidR="0060147B" w:rsidRPr="0033321D" w:rsidDel="006C68A5">
                        <w:rPr>
                          <w:rFonts w:cs="Calibri"/>
                          <w:i/>
                          <w:iCs/>
                          <w:sz w:val="20"/>
                          <w:szCs w:val="20"/>
                          <w:rPrChange w:id="204" w:author="Seyede Zahra Tajalli" w:date="2025-01-13T15:12:00Z" w16du:dateUtc="2025-01-13T14:12:00Z">
                            <w:rPr>
                              <w:rFonts w:cs="Calibri"/>
                              <w:i/>
                              <w:iCs/>
                              <w:sz w:val="16"/>
                              <w:szCs w:val="16"/>
                            </w:rPr>
                          </w:rPrChange>
                        </w:rPr>
                        <w:delText>???</w:delText>
                      </w:r>
                    </w:del>
                  </w:ins>
                </w:p>
                <w:p w14:paraId="71BBE990" w14:textId="056F977F" w:rsidR="0060147B" w:rsidRPr="0033321D" w:rsidRDefault="0060147B" w:rsidP="0060147B">
                  <w:pPr>
                    <w:autoSpaceDE w:val="0"/>
                    <w:autoSpaceDN w:val="0"/>
                    <w:adjustRightInd w:val="0"/>
                    <w:rPr>
                      <w:ins w:id="205" w:author="Kai Heussen" w:date="2025-01-08T11:32:00Z" w16du:dateUtc="2025-01-08T10:32:00Z"/>
                      <w:rFonts w:cs="Calibri"/>
                      <w:i/>
                      <w:iCs/>
                      <w:sz w:val="20"/>
                      <w:szCs w:val="20"/>
                      <w:highlight w:val="yellow"/>
                      <w:rPrChange w:id="206" w:author="Seyede Zahra Tajalli" w:date="2025-01-13T15:12:00Z" w16du:dateUtc="2025-01-13T14:12:00Z">
                        <w:rPr>
                          <w:ins w:id="207" w:author="Kai Heussen" w:date="2025-01-08T11:32:00Z" w16du:dateUtc="2025-01-08T10:32:00Z"/>
                          <w:rFonts w:cs="Calibri"/>
                          <w:i/>
                          <w:iCs/>
                          <w:sz w:val="16"/>
                          <w:szCs w:val="16"/>
                        </w:rPr>
                      </w:rPrChange>
                    </w:rPr>
                  </w:pPr>
                </w:p>
              </w:tc>
              <w:tc>
                <w:tcPr>
                  <w:tcW w:w="1065" w:type="dxa"/>
                  <w:tcBorders>
                    <w:top w:val="nil"/>
                    <w:left w:val="nil"/>
                    <w:bottom w:val="nil"/>
                    <w:right w:val="nil"/>
                  </w:tcBorders>
                </w:tcPr>
                <w:p w14:paraId="0B581462" w14:textId="2BDB4BD8" w:rsidR="00CF278C" w:rsidRPr="001D2718" w:rsidRDefault="0060147B" w:rsidP="00CF278C">
                  <w:pPr>
                    <w:autoSpaceDE w:val="0"/>
                    <w:autoSpaceDN w:val="0"/>
                    <w:adjustRightInd w:val="0"/>
                    <w:rPr>
                      <w:ins w:id="208" w:author="Seyede Zahra Tajalli" w:date="2025-01-13T15:22:00Z" w16du:dateUtc="2025-01-13T14:22:00Z"/>
                      <w:rFonts w:cs="Calibri"/>
                      <w:i/>
                      <w:iCs/>
                      <w:sz w:val="20"/>
                      <w:szCs w:val="20"/>
                    </w:rPr>
                  </w:pPr>
                  <w:ins w:id="209" w:author="Kai Heussen" w:date="2025-01-08T11:33:00Z" w16du:dateUtc="2025-01-08T10:33:00Z">
                    <w:del w:id="210" w:author="Seyede Zahra Tajalli" w:date="2025-01-13T15:02:00Z" w16du:dateUtc="2025-01-13T14:02:00Z">
                      <w:r w:rsidRPr="0033321D" w:rsidDel="000D43E1">
                        <w:rPr>
                          <w:rFonts w:ascii="Cambria Math" w:cs="Calibri"/>
                          <w:i/>
                          <w:iCs/>
                          <w:sz w:val="20"/>
                          <w:szCs w:val="20"/>
                          <w:highlight w:val="yellow"/>
                          <w:rPrChange w:id="211" w:author="Seyede Zahra Tajalli" w:date="2025-01-13T15:12:00Z" w16du:dateUtc="2025-01-13T14:12:00Z">
                            <w:rPr>
                              <w:rFonts w:ascii="Cambria Math" w:cs="Calibri"/>
                              <w:i/>
                              <w:iCs/>
                              <w:sz w:val="16"/>
                              <w:szCs w:val="16"/>
                            </w:rPr>
                          </w:rPrChange>
                        </w:rPr>
                        <w:delText>?</w:delText>
                      </w:r>
                    </w:del>
                  </w:ins>
                  <w:ins w:id="212" w:author="Seyede Zahra Tajalli" w:date="2025-01-13T15:22:00Z" w16du:dateUtc="2025-01-13T14:22:00Z">
                    <w:r w:rsidR="00CF278C" w:rsidRPr="001D2718">
                      <w:rPr>
                        <w:rFonts w:ascii="Cambria Math" w:hAnsi="Cambria Math" w:cs="Calibri"/>
                        <w:i/>
                        <w:sz w:val="20"/>
                        <w:szCs w:val="20"/>
                      </w:rPr>
                      <w:t xml:space="preserve"> </w:t>
                    </w:r>
                  </w:ins>
                  <m:oMath>
                    <m:sSup>
                      <m:sSupPr>
                        <m:ctrlPr>
                          <w:ins w:id="213" w:author="Seyede Zahra Tajalli" w:date="2025-01-13T15:22:00Z" w16du:dateUtc="2025-01-13T14:22:00Z">
                            <w:rPr>
                              <w:rFonts w:ascii="Cambria Math" w:hAnsi="Cambria Math" w:cs="Calibri"/>
                              <w:i/>
                              <w:sz w:val="20"/>
                              <w:szCs w:val="20"/>
                            </w:rPr>
                          </w:ins>
                        </m:ctrlPr>
                      </m:sSupPr>
                      <m:e>
                        <m:r>
                          <w:ins w:id="214" w:author="Seyede Zahra Tajalli" w:date="2025-01-13T15:22:00Z" w16du:dateUtc="2025-01-13T14:22:00Z">
                            <w:rPr>
                              <w:rFonts w:ascii="Cambria Math" w:cs="Calibri"/>
                              <w:sz w:val="20"/>
                              <w:szCs w:val="20"/>
                            </w:rPr>
                            <m:t>η</m:t>
                          </w:ins>
                        </m:r>
                      </m:e>
                      <m:sup>
                        <m:r>
                          <w:ins w:id="215" w:author="Seyede Zahra Tajalli" w:date="2025-01-13T15:22:00Z" w16du:dateUtc="2025-01-13T14:22:00Z">
                            <w:rPr>
                              <w:rFonts w:ascii="Cambria Math" w:cs="Calibri"/>
                              <w:sz w:val="20"/>
                              <w:szCs w:val="20"/>
                            </w:rPr>
                            <m:t>t</m:t>
                          </w:ins>
                        </m:r>
                        <m:r>
                          <w:ins w:id="216" w:author="Seyede Zahra Tajalli" w:date="2025-01-13T15:22:00Z" w16du:dateUtc="2025-01-13T14:22:00Z">
                            <w:rPr>
                              <w:rFonts w:ascii="Cambria Math" w:cs="Calibri"/>
                              <w:sz w:val="20"/>
                              <w:szCs w:val="20"/>
                            </w:rPr>
                            <m:t>h</m:t>
                          </w:ins>
                        </m:r>
                      </m:sup>
                    </m:sSup>
                    <m:r>
                      <w:ins w:id="217" w:author="Seyede Zahra Tajalli" w:date="2025-01-13T15:22:00Z" w16du:dateUtc="2025-01-13T14:22:00Z">
                        <w:rPr>
                          <w:rFonts w:ascii="Cambria Math" w:cs="Calibri"/>
                          <w:sz w:val="20"/>
                          <w:szCs w:val="20"/>
                        </w:rPr>
                        <m:t>=</m:t>
                      </w:ins>
                    </m:r>
                  </m:oMath>
                  <w:ins w:id="218" w:author="Seyede Zahra Tajalli" w:date="2025-01-13T15:22:00Z" w16du:dateUtc="2025-01-13T14:22:00Z">
                    <w:r w:rsidR="00CF278C" w:rsidRPr="001D2718">
                      <w:rPr>
                        <w:sz w:val="20"/>
                        <w:szCs w:val="20"/>
                      </w:rPr>
                      <w:t xml:space="preserve"> 0.</w:t>
                    </w:r>
                    <w:r w:rsidR="00CF278C">
                      <w:rPr>
                        <w:sz w:val="20"/>
                        <w:szCs w:val="20"/>
                      </w:rPr>
                      <w:t>38</w:t>
                    </w:r>
                  </w:ins>
                </w:p>
                <w:p w14:paraId="50FC2AFA" w14:textId="4D12B803" w:rsidR="0060147B" w:rsidRPr="0033321D" w:rsidRDefault="0060147B" w:rsidP="0060147B">
                  <w:pPr>
                    <w:autoSpaceDE w:val="0"/>
                    <w:autoSpaceDN w:val="0"/>
                    <w:adjustRightInd w:val="0"/>
                    <w:rPr>
                      <w:ins w:id="219" w:author="Kai Heussen" w:date="2025-01-08T11:32:00Z" w16du:dateUtc="2025-01-08T10:32:00Z"/>
                      <w:rFonts w:ascii="Cambria Math" w:cs="Calibri"/>
                      <w:i/>
                      <w:iCs/>
                      <w:sz w:val="20"/>
                      <w:szCs w:val="20"/>
                      <w:highlight w:val="yellow"/>
                      <w:rPrChange w:id="220" w:author="Seyede Zahra Tajalli" w:date="2025-01-13T15:12:00Z" w16du:dateUtc="2025-01-13T14:12:00Z">
                        <w:rPr>
                          <w:ins w:id="221" w:author="Kai Heussen" w:date="2025-01-08T11:32:00Z" w16du:dateUtc="2025-01-08T10:32:00Z"/>
                          <w:rFonts w:ascii="Cambria Math" w:cs="Calibri"/>
                          <w:i/>
                          <w:iCs/>
                          <w:sz w:val="16"/>
                          <w:szCs w:val="16"/>
                        </w:rPr>
                      </w:rPrChange>
                    </w:rPr>
                  </w:pPr>
                </w:p>
              </w:tc>
              <w:tc>
                <w:tcPr>
                  <w:tcW w:w="1032" w:type="dxa"/>
                  <w:tcBorders>
                    <w:top w:val="nil"/>
                    <w:left w:val="nil"/>
                    <w:bottom w:val="nil"/>
                  </w:tcBorders>
                </w:tcPr>
                <w:p w14:paraId="7509A7C9" w14:textId="739D0F5D" w:rsidR="0060147B" w:rsidRPr="0033321D" w:rsidRDefault="0060147B" w:rsidP="0060147B">
                  <w:pPr>
                    <w:autoSpaceDE w:val="0"/>
                    <w:autoSpaceDN w:val="0"/>
                    <w:adjustRightInd w:val="0"/>
                    <w:rPr>
                      <w:ins w:id="222" w:author="Kai Heussen" w:date="2025-01-08T11:32:00Z" w16du:dateUtc="2025-01-08T10:32:00Z"/>
                      <w:rFonts w:cs="Calibri"/>
                      <w:i/>
                      <w:iCs/>
                      <w:sz w:val="20"/>
                      <w:szCs w:val="20"/>
                      <w:highlight w:val="yellow"/>
                      <w:rPrChange w:id="223" w:author="Seyede Zahra Tajalli" w:date="2025-01-13T15:12:00Z" w16du:dateUtc="2025-01-13T14:12:00Z">
                        <w:rPr>
                          <w:ins w:id="224" w:author="Kai Heussen" w:date="2025-01-08T11:32:00Z" w16du:dateUtc="2025-01-08T10:32:00Z"/>
                          <w:rFonts w:cs="Calibri"/>
                          <w:i/>
                          <w:iCs/>
                          <w:sz w:val="16"/>
                          <w:szCs w:val="16"/>
                        </w:rPr>
                      </w:rPrChange>
                    </w:rPr>
                  </w:pPr>
                  <w:ins w:id="225" w:author="Kai Heussen" w:date="2025-01-08T11:33:00Z" w16du:dateUtc="2025-01-08T10:33:00Z">
                    <w:del w:id="226" w:author="Seyede Zahra Tajalli" w:date="2025-01-13T13:07:00Z" w16du:dateUtc="2025-01-13T12:07:00Z">
                      <w:r w:rsidRPr="0033321D" w:rsidDel="008D34C7">
                        <w:rPr>
                          <w:rFonts w:cs="Calibri"/>
                          <w:i/>
                          <w:iCs/>
                          <w:sz w:val="20"/>
                          <w:szCs w:val="20"/>
                          <w:highlight w:val="yellow"/>
                          <w:rPrChange w:id="227" w:author="Seyede Zahra Tajalli" w:date="2025-01-13T15:12:00Z" w16du:dateUtc="2025-01-13T14:12:00Z">
                            <w:rPr>
                              <w:rFonts w:cs="Calibri"/>
                              <w:i/>
                              <w:iCs/>
                              <w:sz w:val="16"/>
                              <w:szCs w:val="16"/>
                            </w:rPr>
                          </w:rPrChange>
                        </w:rPr>
                        <w:delText>?</w:delText>
                      </w:r>
                    </w:del>
                  </w:ins>
                  <w:commentRangeStart w:id="228"/>
                  <w:commentRangeStart w:id="229"/>
                  <w:commentRangeEnd w:id="228"/>
                  <w:ins w:id="230" w:author="Kai Heussen" w:date="2025-01-08T11:34:00Z" w16du:dateUtc="2025-01-08T10:34:00Z">
                    <w:del w:id="231" w:author="Seyede Zahra Tajalli" w:date="2025-01-13T13:07:00Z" w16du:dateUtc="2025-01-13T12:07:00Z">
                      <w:r w:rsidRPr="0033321D" w:rsidDel="008D34C7">
                        <w:rPr>
                          <w:rStyle w:val="CommentReference"/>
                          <w:rFonts w:ascii="Calibri" w:hAnsi="Calibri"/>
                          <w:color w:val="000000" w:themeColor="text1"/>
                          <w:sz w:val="20"/>
                          <w:szCs w:val="20"/>
                          <w:rPrChange w:id="232" w:author="Seyede Zahra Tajalli" w:date="2025-01-13T15:12:00Z" w16du:dateUtc="2025-01-13T14:12:00Z">
                            <w:rPr>
                              <w:rStyle w:val="CommentReference"/>
                              <w:rFonts w:ascii="Calibri" w:hAnsi="Calibri"/>
                              <w:color w:val="000000" w:themeColor="text1"/>
                            </w:rPr>
                          </w:rPrChange>
                        </w:rPr>
                        <w:commentReference w:id="228"/>
                      </w:r>
                    </w:del>
                  </w:ins>
                  <w:commentRangeEnd w:id="229"/>
                  <w:ins w:id="233" w:author="Kai Heussen" w:date="2025-01-08T11:50:00Z" w16du:dateUtc="2025-01-08T10:50:00Z">
                    <w:del w:id="234" w:author="Seyede Zahra Tajalli" w:date="2025-01-13T13:07:00Z" w16du:dateUtc="2025-01-13T12:07:00Z">
                      <w:r w:rsidRPr="0033321D" w:rsidDel="008D34C7">
                        <w:rPr>
                          <w:rStyle w:val="CommentReference"/>
                          <w:rFonts w:ascii="Calibri" w:hAnsi="Calibri"/>
                          <w:color w:val="000000" w:themeColor="text1"/>
                          <w:sz w:val="20"/>
                          <w:szCs w:val="20"/>
                          <w:rPrChange w:id="235" w:author="Seyede Zahra Tajalli" w:date="2025-01-13T15:12:00Z" w16du:dateUtc="2025-01-13T14:12:00Z">
                            <w:rPr>
                              <w:rStyle w:val="CommentReference"/>
                              <w:rFonts w:ascii="Calibri" w:hAnsi="Calibri"/>
                              <w:color w:val="000000" w:themeColor="text1"/>
                            </w:rPr>
                          </w:rPrChange>
                        </w:rPr>
                        <w:commentReference w:id="229"/>
                      </w:r>
                    </w:del>
                  </w:ins>
                  <w:ins w:id="236" w:author="Seyede Zahra Tajalli" w:date="2025-01-13T14:31:00Z" w16du:dateUtc="2025-01-13T13:31:00Z">
                    <w:r w:rsidR="00681CA1" w:rsidRPr="0033321D">
                      <w:rPr>
                        <w:rFonts w:cs="Calibri"/>
                        <w:i/>
                        <w:iCs/>
                        <w:sz w:val="20"/>
                        <w:szCs w:val="20"/>
                        <w:rPrChange w:id="237" w:author="Seyede Zahra Tajalli" w:date="2025-01-13T15:12:00Z" w16du:dateUtc="2025-01-13T14:12:00Z">
                          <w:rPr>
                            <w:rFonts w:cs="Calibri"/>
                            <w:i/>
                            <w:iCs/>
                            <w:sz w:val="16"/>
                            <w:szCs w:val="16"/>
                          </w:rPr>
                        </w:rPrChange>
                      </w:rPr>
                      <w:t>15</w:t>
                    </w:r>
                  </w:ins>
                </w:p>
              </w:tc>
            </w:tr>
            <w:tr w:rsidR="0060147B" w:rsidRPr="0087346C" w14:paraId="37572F28" w14:textId="77777777" w:rsidTr="0060147B">
              <w:tc>
                <w:tcPr>
                  <w:tcW w:w="1815" w:type="dxa"/>
                  <w:tcBorders>
                    <w:top w:val="nil"/>
                    <w:bottom w:val="nil"/>
                    <w:right w:val="nil"/>
                  </w:tcBorders>
                </w:tcPr>
                <w:p w14:paraId="0957C516" w14:textId="77777777" w:rsidR="0060147B" w:rsidRPr="00A97F7A" w:rsidRDefault="0060147B" w:rsidP="0060147B">
                  <w:pPr>
                    <w:autoSpaceDE w:val="0"/>
                    <w:autoSpaceDN w:val="0"/>
                    <w:adjustRightInd w:val="0"/>
                    <w:rPr>
                      <w:rFonts w:cs="Calibri"/>
                      <w:b/>
                      <w:bCs/>
                      <w:i/>
                      <w:iCs/>
                      <w:sz w:val="16"/>
                      <w:szCs w:val="16"/>
                    </w:rPr>
                  </w:pPr>
                  <w:r w:rsidRPr="00A97F7A">
                    <w:rPr>
                      <w:rFonts w:cs="Calibri"/>
                      <w:b/>
                      <w:bCs/>
                      <w:i/>
                      <w:iCs/>
                      <w:sz w:val="16"/>
                      <w:szCs w:val="16"/>
                    </w:rPr>
                    <w:lastRenderedPageBreak/>
                    <w:t>Thermal storage</w:t>
                  </w:r>
                </w:p>
              </w:tc>
              <w:tc>
                <w:tcPr>
                  <w:tcW w:w="1367" w:type="dxa"/>
                  <w:tcBorders>
                    <w:top w:val="nil"/>
                    <w:left w:val="nil"/>
                    <w:bottom w:val="nil"/>
                    <w:right w:val="nil"/>
                  </w:tcBorders>
                </w:tcPr>
                <w:p w14:paraId="0730A53A"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w:t>
                  </w:r>
                </w:p>
              </w:tc>
              <w:tc>
                <w:tcPr>
                  <w:tcW w:w="1596" w:type="dxa"/>
                  <w:tcBorders>
                    <w:top w:val="nil"/>
                    <w:left w:val="nil"/>
                    <w:bottom w:val="nil"/>
                    <w:right w:val="nil"/>
                  </w:tcBorders>
                </w:tcPr>
                <w:p w14:paraId="703F5971"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20 €/kWh</w:t>
                  </w:r>
                </w:p>
              </w:tc>
              <w:tc>
                <w:tcPr>
                  <w:tcW w:w="1167" w:type="dxa"/>
                  <w:tcBorders>
                    <w:top w:val="nil"/>
                    <w:left w:val="nil"/>
                    <w:bottom w:val="nil"/>
                    <w:right w:val="nil"/>
                  </w:tcBorders>
                </w:tcPr>
                <w:p w14:paraId="495726CE"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0.0012</w:t>
                  </w:r>
                </w:p>
              </w:tc>
              <w:tc>
                <w:tcPr>
                  <w:tcW w:w="1577" w:type="dxa"/>
                  <w:tcBorders>
                    <w:top w:val="nil"/>
                    <w:left w:val="nil"/>
                    <w:bottom w:val="nil"/>
                    <w:right w:val="nil"/>
                  </w:tcBorders>
                </w:tcPr>
                <w:p w14:paraId="2F789643"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4029519F" w14:textId="77777777" w:rsidR="0060147B" w:rsidRPr="00A97F7A" w:rsidRDefault="0060147B" w:rsidP="0060147B">
                  <w:pPr>
                    <w:autoSpaceDE w:val="0"/>
                    <w:autoSpaceDN w:val="0"/>
                    <w:adjustRightInd w:val="0"/>
                    <w:rPr>
                      <w:rFonts w:cs="Calibri"/>
                      <w:i/>
                      <w:iCs/>
                      <w:sz w:val="16"/>
                      <w:szCs w:val="16"/>
                    </w:rPr>
                  </w:pPr>
                  <w:bookmarkStart w:id="238" w:name="_Hlk467842004"/>
                  <w:bookmarkStart w:id="239" w:name="_Hlk467841927"/>
                  <w:r w:rsidRPr="00A97F7A">
                    <w:rPr>
                      <w:rFonts w:ascii="Cambria Math" w:cs="Calibri"/>
                      <w:i/>
                      <w:iCs/>
                      <w:sz w:val="16"/>
                      <w:szCs w:val="16"/>
                    </w:rPr>
                    <w:t>φ</w:t>
                  </w:r>
                  <w:r w:rsidRPr="00A97F7A">
                    <w:rPr>
                      <w:rFonts w:ascii="Cambria Math" w:cs="Calibri"/>
                      <w:i/>
                      <w:iCs/>
                      <w:sz w:val="16"/>
                      <w:szCs w:val="16"/>
                    </w:rPr>
                    <w:t xml:space="preserve">TES </w:t>
                  </w:r>
                  <w:bookmarkEnd w:id="238"/>
                  <w:r w:rsidRPr="00A97F7A">
                    <w:rPr>
                      <w:rFonts w:ascii="Cambria Math" w:cs="Calibri"/>
                      <w:i/>
                      <w:iCs/>
                      <w:sz w:val="16"/>
                      <w:szCs w:val="16"/>
                    </w:rPr>
                    <w:t>= 0</w:t>
                  </w:r>
                  <w:r>
                    <w:rPr>
                      <w:rFonts w:ascii="Cambria Math" w:cs="Calibri"/>
                      <w:i/>
                      <w:iCs/>
                      <w:sz w:val="16"/>
                      <w:szCs w:val="16"/>
                    </w:rPr>
                    <w:t>.</w:t>
                  </w:r>
                  <w:r w:rsidRPr="00A97F7A">
                    <w:rPr>
                      <w:rFonts w:ascii="Cambria Math" w:cs="Calibri"/>
                      <w:i/>
                      <w:iCs/>
                      <w:sz w:val="16"/>
                      <w:szCs w:val="16"/>
                    </w:rPr>
                    <w:t>05</w:t>
                  </w:r>
                  <w:bookmarkEnd w:id="239"/>
                </w:p>
              </w:tc>
              <w:tc>
                <w:tcPr>
                  <w:tcW w:w="1032" w:type="dxa"/>
                  <w:tcBorders>
                    <w:top w:val="nil"/>
                    <w:left w:val="nil"/>
                    <w:bottom w:val="nil"/>
                  </w:tcBorders>
                </w:tcPr>
                <w:p w14:paraId="0C2D0CF8"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20</w:t>
                  </w:r>
                </w:p>
              </w:tc>
            </w:tr>
            <w:tr w:rsidR="0060147B" w:rsidRPr="0087346C" w14:paraId="3A10CD3D" w14:textId="77777777" w:rsidTr="0060147B">
              <w:tc>
                <w:tcPr>
                  <w:tcW w:w="1815" w:type="dxa"/>
                  <w:tcBorders>
                    <w:top w:val="nil"/>
                    <w:bottom w:val="nil"/>
                    <w:right w:val="nil"/>
                  </w:tcBorders>
                </w:tcPr>
                <w:p w14:paraId="26B8D9B0" w14:textId="77777777" w:rsidR="0060147B" w:rsidRPr="00D007DE" w:rsidRDefault="0060147B" w:rsidP="0060147B">
                  <w:pPr>
                    <w:autoSpaceDE w:val="0"/>
                    <w:autoSpaceDN w:val="0"/>
                    <w:adjustRightInd w:val="0"/>
                    <w:rPr>
                      <w:rFonts w:cs="Calibri"/>
                      <w:b/>
                      <w:bCs/>
                      <w:i/>
                      <w:iCs/>
                      <w:sz w:val="16"/>
                      <w:szCs w:val="16"/>
                    </w:rPr>
                  </w:pPr>
                  <w:r w:rsidRPr="00102724">
                    <w:rPr>
                      <w:rFonts w:cs="Calibri"/>
                      <w:b/>
                      <w:bCs/>
                      <w:i/>
                      <w:iCs/>
                      <w:sz w:val="16"/>
                      <w:szCs w:val="16"/>
                    </w:rPr>
                    <w:t>H2 storage</w:t>
                  </w:r>
                </w:p>
              </w:tc>
              <w:tc>
                <w:tcPr>
                  <w:tcW w:w="1367" w:type="dxa"/>
                  <w:tcBorders>
                    <w:top w:val="nil"/>
                    <w:left w:val="nil"/>
                    <w:bottom w:val="nil"/>
                    <w:right w:val="nil"/>
                  </w:tcBorders>
                </w:tcPr>
                <w:p w14:paraId="1C840BB5" w14:textId="77777777" w:rsidR="0060147B" w:rsidRPr="00D007DE" w:rsidRDefault="0060147B" w:rsidP="0060147B">
                  <w:pPr>
                    <w:autoSpaceDE w:val="0"/>
                    <w:autoSpaceDN w:val="0"/>
                    <w:adjustRightInd w:val="0"/>
                    <w:rPr>
                      <w:rFonts w:cs="Calibri"/>
                      <w:i/>
                      <w:iCs/>
                      <w:sz w:val="16"/>
                      <w:szCs w:val="16"/>
                    </w:rPr>
                  </w:pPr>
                  <w:r>
                    <w:rPr>
                      <w:rFonts w:cs="Calibri"/>
                      <w:i/>
                      <w:iCs/>
                      <w:sz w:val="16"/>
                      <w:szCs w:val="16"/>
                    </w:rPr>
                    <w:t>0 - 10,000 kWh</w:t>
                  </w:r>
                </w:p>
              </w:tc>
              <w:tc>
                <w:tcPr>
                  <w:tcW w:w="1596" w:type="dxa"/>
                  <w:tcBorders>
                    <w:top w:val="nil"/>
                    <w:left w:val="nil"/>
                    <w:bottom w:val="nil"/>
                    <w:right w:val="nil"/>
                  </w:tcBorders>
                </w:tcPr>
                <w:p w14:paraId="10C1DF45" w14:textId="77777777" w:rsidR="0060147B" w:rsidRPr="00D007DE" w:rsidRDefault="0060147B" w:rsidP="0060147B">
                  <w:pPr>
                    <w:autoSpaceDE w:val="0"/>
                    <w:autoSpaceDN w:val="0"/>
                    <w:adjustRightInd w:val="0"/>
                    <w:rPr>
                      <w:rFonts w:cs="Calibri"/>
                      <w:i/>
                      <w:iCs/>
                      <w:sz w:val="16"/>
                      <w:szCs w:val="16"/>
                    </w:rPr>
                  </w:pPr>
                  <w:r>
                    <w:rPr>
                      <w:rFonts w:cs="Calibri"/>
                      <w:i/>
                      <w:iCs/>
                      <w:sz w:val="16"/>
                      <w:szCs w:val="16"/>
                    </w:rPr>
                    <w:t xml:space="preserve">25 </w:t>
                  </w:r>
                  <w:r w:rsidRPr="00A97F7A">
                    <w:rPr>
                      <w:rFonts w:cs="Calibri"/>
                      <w:i/>
                      <w:iCs/>
                      <w:sz w:val="16"/>
                      <w:szCs w:val="16"/>
                    </w:rPr>
                    <w:t>€/kWh</w:t>
                  </w:r>
                </w:p>
              </w:tc>
              <w:tc>
                <w:tcPr>
                  <w:tcW w:w="1167" w:type="dxa"/>
                  <w:tcBorders>
                    <w:top w:val="nil"/>
                    <w:left w:val="nil"/>
                    <w:bottom w:val="nil"/>
                    <w:right w:val="nil"/>
                  </w:tcBorders>
                </w:tcPr>
                <w:p w14:paraId="789F1C99" w14:textId="77777777" w:rsidR="0060147B" w:rsidRPr="00D007DE" w:rsidRDefault="0060147B" w:rsidP="0060147B">
                  <w:pPr>
                    <w:autoSpaceDE w:val="0"/>
                    <w:autoSpaceDN w:val="0"/>
                    <w:adjustRightInd w:val="0"/>
                    <w:rPr>
                      <w:rFonts w:cs="Calibri"/>
                      <w:i/>
                      <w:iCs/>
                      <w:sz w:val="16"/>
                      <w:szCs w:val="16"/>
                    </w:rPr>
                  </w:pPr>
                  <w:r w:rsidRPr="00344930">
                    <w:rPr>
                      <w:rFonts w:cs="Calibri"/>
                      <w:i/>
                      <w:iCs/>
                      <w:sz w:val="16"/>
                      <w:szCs w:val="16"/>
                    </w:rPr>
                    <w:t>0.001</w:t>
                  </w:r>
                </w:p>
              </w:tc>
              <w:tc>
                <w:tcPr>
                  <w:tcW w:w="1577" w:type="dxa"/>
                  <w:tcBorders>
                    <w:top w:val="nil"/>
                    <w:left w:val="nil"/>
                    <w:bottom w:val="nil"/>
                    <w:right w:val="nil"/>
                  </w:tcBorders>
                </w:tcPr>
                <w:p w14:paraId="0B19252D" w14:textId="77777777" w:rsidR="0060147B" w:rsidRPr="00D007DE" w:rsidRDefault="00000000" w:rsidP="0060147B">
                  <w:pPr>
                    <w:autoSpaceDE w:val="0"/>
                    <w:autoSpaceDN w:val="0"/>
                    <w:adjustRightInd w:val="0"/>
                    <w:rPr>
                      <w:rFonts w:cs="Calibri"/>
                      <w:i/>
                      <w:iCs/>
                      <w:sz w:val="16"/>
                      <w:szCs w:val="16"/>
                    </w:rPr>
                  </w:pPr>
                  <m:oMath>
                    <m:sSubSup>
                      <m:sSubSupPr>
                        <m:ctrlPr>
                          <w:rPr>
                            <w:rFonts w:ascii="Cambria Math" w:hAnsi="Cambria Math" w:cs="Calibri"/>
                            <w:i/>
                            <w:sz w:val="16"/>
                            <w:szCs w:val="16"/>
                          </w:rPr>
                        </m:ctrlPr>
                      </m:sSubSupPr>
                      <m:e>
                        <m:r>
                          <w:rPr>
                            <w:rFonts w:ascii="Cambria Math" w:cs="Calibri"/>
                            <w:sz w:val="16"/>
                            <w:szCs w:val="16"/>
                          </w:rPr>
                          <m:t>η</m:t>
                        </m:r>
                      </m:e>
                      <m:sub>
                        <m:r>
                          <w:rPr>
                            <w:rFonts w:ascii="Cambria Math" w:cs="Calibri"/>
                            <w:sz w:val="16"/>
                            <w:szCs w:val="16"/>
                          </w:rPr>
                          <m:t>H2</m:t>
                        </m:r>
                      </m:sub>
                      <m:sup>
                        <m:r>
                          <w:rPr>
                            <w:rFonts w:ascii="Cambria Math" w:cs="Calibri"/>
                            <w:sz w:val="16"/>
                            <w:szCs w:val="16"/>
                          </w:rPr>
                          <m:t>C</m:t>
                        </m:r>
                        <m:r>
                          <w:rPr>
                            <w:rFonts w:ascii="Cambria Math" w:hAnsi="Cambria Math" w:cs="Cambria Math"/>
                            <w:sz w:val="16"/>
                            <w:szCs w:val="16"/>
                          </w:rPr>
                          <m:t>h</m:t>
                        </m:r>
                      </m:sup>
                    </m:sSubSup>
                    <m:r>
                      <w:rPr>
                        <w:rFonts w:ascii="Cambria Math" w:cs="Calibri"/>
                        <w:sz w:val="16"/>
                        <w:szCs w:val="16"/>
                      </w:rPr>
                      <m:t>=</m:t>
                    </m:r>
                    <m:sSubSup>
                      <m:sSubSupPr>
                        <m:ctrlPr>
                          <w:rPr>
                            <w:rFonts w:ascii="Cambria Math" w:hAnsi="Cambria Math" w:cs="Calibri"/>
                            <w:i/>
                            <w:sz w:val="16"/>
                            <w:szCs w:val="16"/>
                          </w:rPr>
                        </m:ctrlPr>
                      </m:sSubSupPr>
                      <m:e>
                        <m:r>
                          <w:rPr>
                            <w:rFonts w:ascii="Cambria Math" w:cs="Calibri"/>
                            <w:sz w:val="16"/>
                            <w:szCs w:val="16"/>
                          </w:rPr>
                          <m:t>η</m:t>
                        </m:r>
                      </m:e>
                      <m:sub>
                        <m:r>
                          <w:rPr>
                            <w:rFonts w:ascii="Cambria Math" w:cs="Calibri"/>
                            <w:sz w:val="16"/>
                            <w:szCs w:val="16"/>
                          </w:rPr>
                          <m:t>H2</m:t>
                        </m:r>
                      </m:sub>
                      <m:sup>
                        <m:r>
                          <w:rPr>
                            <w:rFonts w:ascii="Cambria Math" w:cs="Calibri"/>
                            <w:sz w:val="16"/>
                            <w:szCs w:val="16"/>
                          </w:rPr>
                          <m:t>Disc</m:t>
                        </m:r>
                        <m:r>
                          <w:rPr>
                            <w:rFonts w:ascii="Cambria Math" w:hAnsi="Cambria Math" w:cs="Cambria Math"/>
                            <w:sz w:val="16"/>
                            <w:szCs w:val="16"/>
                          </w:rPr>
                          <m:t>h</m:t>
                        </m:r>
                      </m:sup>
                    </m:sSubSup>
                  </m:oMath>
                  <w:r w:rsidR="0060147B">
                    <w:rPr>
                      <w:rFonts w:cs="Calibri"/>
                      <w:i/>
                      <w:iCs/>
                      <w:sz w:val="16"/>
                      <w:szCs w:val="16"/>
                    </w:rPr>
                    <w:t>=0.071</w:t>
                  </w:r>
                </w:p>
              </w:tc>
              <w:tc>
                <w:tcPr>
                  <w:tcW w:w="1065" w:type="dxa"/>
                  <w:tcBorders>
                    <w:top w:val="nil"/>
                    <w:left w:val="nil"/>
                    <w:bottom w:val="nil"/>
                    <w:right w:val="nil"/>
                  </w:tcBorders>
                </w:tcPr>
                <w:p w14:paraId="5EB3F21B" w14:textId="77777777" w:rsidR="0060147B" w:rsidRPr="00D007DE"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385BEFF1" w14:textId="77777777" w:rsidR="0060147B" w:rsidRPr="00D007DE" w:rsidRDefault="0060147B" w:rsidP="0060147B">
                  <w:pPr>
                    <w:autoSpaceDE w:val="0"/>
                    <w:autoSpaceDN w:val="0"/>
                    <w:adjustRightInd w:val="0"/>
                    <w:rPr>
                      <w:rFonts w:cs="Calibri"/>
                      <w:i/>
                      <w:iCs/>
                      <w:sz w:val="16"/>
                      <w:szCs w:val="16"/>
                    </w:rPr>
                  </w:pPr>
                  <w:r>
                    <w:rPr>
                      <w:rFonts w:cs="Calibri"/>
                      <w:i/>
                      <w:iCs/>
                      <w:sz w:val="16"/>
                      <w:szCs w:val="16"/>
                    </w:rPr>
                    <w:t>10</w:t>
                  </w:r>
                </w:p>
              </w:tc>
            </w:tr>
            <w:tr w:rsidR="0060147B" w:rsidRPr="0087346C" w14:paraId="33EC89A2" w14:textId="77777777" w:rsidTr="0060147B">
              <w:tc>
                <w:tcPr>
                  <w:tcW w:w="1815" w:type="dxa"/>
                  <w:tcBorders>
                    <w:top w:val="nil"/>
                    <w:bottom w:val="nil"/>
                    <w:right w:val="nil"/>
                  </w:tcBorders>
                </w:tcPr>
                <w:p w14:paraId="319E6B16" w14:textId="77777777" w:rsidR="0060147B" w:rsidRPr="00B2416C" w:rsidRDefault="0060147B" w:rsidP="0060147B">
                  <w:pPr>
                    <w:autoSpaceDE w:val="0"/>
                    <w:autoSpaceDN w:val="0"/>
                    <w:adjustRightInd w:val="0"/>
                    <w:rPr>
                      <w:rFonts w:cs="Calibri"/>
                      <w:b/>
                      <w:bCs/>
                      <w:i/>
                      <w:iCs/>
                      <w:sz w:val="16"/>
                      <w:szCs w:val="16"/>
                    </w:rPr>
                  </w:pPr>
                  <w:r w:rsidRPr="00B2416C">
                    <w:rPr>
                      <w:rFonts w:cs="Calibri"/>
                      <w:b/>
                      <w:bCs/>
                      <w:i/>
                      <w:iCs/>
                      <w:sz w:val="16"/>
                      <w:szCs w:val="16"/>
                    </w:rPr>
                    <w:t>CHP NG ICE</w:t>
                  </w:r>
                </w:p>
              </w:tc>
              <w:tc>
                <w:tcPr>
                  <w:tcW w:w="1367" w:type="dxa"/>
                  <w:tcBorders>
                    <w:top w:val="nil"/>
                    <w:left w:val="nil"/>
                    <w:bottom w:val="nil"/>
                    <w:right w:val="nil"/>
                  </w:tcBorders>
                </w:tcPr>
                <w:p w14:paraId="257F013D"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20-5000</w:t>
                  </w:r>
                </w:p>
              </w:tc>
              <w:tc>
                <w:tcPr>
                  <w:tcW w:w="1596" w:type="dxa"/>
                  <w:tcBorders>
                    <w:top w:val="nil"/>
                    <w:left w:val="nil"/>
                    <w:bottom w:val="nil"/>
                    <w:right w:val="nil"/>
                  </w:tcBorders>
                </w:tcPr>
                <w:p w14:paraId="145F3743"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840 – 1495 €/kW</w:t>
                  </w:r>
                </w:p>
              </w:tc>
              <w:tc>
                <w:tcPr>
                  <w:tcW w:w="1167" w:type="dxa"/>
                  <w:tcBorders>
                    <w:top w:val="nil"/>
                    <w:left w:val="nil"/>
                    <w:bottom w:val="nil"/>
                    <w:right w:val="nil"/>
                  </w:tcBorders>
                </w:tcPr>
                <w:p w14:paraId="23D7BE5D"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0.008 – 0.023</w:t>
                  </w:r>
                </w:p>
              </w:tc>
              <w:tc>
                <w:tcPr>
                  <w:tcW w:w="1577" w:type="dxa"/>
                  <w:tcBorders>
                    <w:top w:val="nil"/>
                    <w:left w:val="nil"/>
                    <w:bottom w:val="nil"/>
                    <w:right w:val="nil"/>
                  </w:tcBorders>
                </w:tcPr>
                <w:p w14:paraId="26AEB208"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0.28 – 0.41</w:t>
                  </w:r>
                </w:p>
              </w:tc>
              <w:tc>
                <w:tcPr>
                  <w:tcW w:w="1065" w:type="dxa"/>
                  <w:tcBorders>
                    <w:top w:val="nil"/>
                    <w:left w:val="nil"/>
                    <w:bottom w:val="nil"/>
                    <w:right w:val="nil"/>
                  </w:tcBorders>
                </w:tcPr>
                <w:p w14:paraId="16F091E2"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0.40 – 0.68</w:t>
                  </w:r>
                </w:p>
              </w:tc>
              <w:tc>
                <w:tcPr>
                  <w:tcW w:w="1032" w:type="dxa"/>
                  <w:tcBorders>
                    <w:top w:val="nil"/>
                    <w:left w:val="nil"/>
                    <w:bottom w:val="nil"/>
                  </w:tcBorders>
                </w:tcPr>
                <w:p w14:paraId="26194EB0"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20</w:t>
                  </w:r>
                </w:p>
              </w:tc>
            </w:tr>
            <w:tr w:rsidR="0060147B" w:rsidRPr="0087346C" w14:paraId="79DACD5B" w14:textId="77777777" w:rsidTr="0060147B">
              <w:tc>
                <w:tcPr>
                  <w:tcW w:w="1815" w:type="dxa"/>
                  <w:tcBorders>
                    <w:top w:val="nil"/>
                    <w:bottom w:val="nil"/>
                    <w:right w:val="nil"/>
                  </w:tcBorders>
                </w:tcPr>
                <w:p w14:paraId="1468E193" w14:textId="77777777" w:rsidR="0060147B" w:rsidRPr="00453C62" w:rsidRDefault="0060147B" w:rsidP="0060147B">
                  <w:pPr>
                    <w:autoSpaceDE w:val="0"/>
                    <w:autoSpaceDN w:val="0"/>
                    <w:adjustRightInd w:val="0"/>
                    <w:rPr>
                      <w:rFonts w:cs="Calibri"/>
                      <w:b/>
                      <w:bCs/>
                      <w:i/>
                      <w:iCs/>
                      <w:sz w:val="16"/>
                      <w:szCs w:val="16"/>
                    </w:rPr>
                  </w:pPr>
                  <w:r w:rsidRPr="00453C62">
                    <w:rPr>
                      <w:rFonts w:cs="Calibri"/>
                      <w:b/>
                      <w:bCs/>
                      <w:i/>
                      <w:iCs/>
                      <w:sz w:val="16"/>
                      <w:szCs w:val="16"/>
                    </w:rPr>
                    <w:t>CHP NG MTG</w:t>
                  </w:r>
                </w:p>
              </w:tc>
              <w:tc>
                <w:tcPr>
                  <w:tcW w:w="1367" w:type="dxa"/>
                  <w:tcBorders>
                    <w:top w:val="nil"/>
                    <w:left w:val="nil"/>
                    <w:bottom w:val="nil"/>
                    <w:right w:val="nil"/>
                  </w:tcBorders>
                </w:tcPr>
                <w:p w14:paraId="16A27017"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30-300</w:t>
                  </w:r>
                </w:p>
              </w:tc>
              <w:tc>
                <w:tcPr>
                  <w:tcW w:w="1596" w:type="dxa"/>
                  <w:tcBorders>
                    <w:top w:val="nil"/>
                    <w:left w:val="nil"/>
                    <w:bottom w:val="nil"/>
                    <w:right w:val="nil"/>
                  </w:tcBorders>
                </w:tcPr>
                <w:p w14:paraId="70B2D1DB"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1630 – 2492€/kW</w:t>
                  </w:r>
                </w:p>
              </w:tc>
              <w:tc>
                <w:tcPr>
                  <w:tcW w:w="1167" w:type="dxa"/>
                  <w:tcBorders>
                    <w:top w:val="nil"/>
                    <w:left w:val="nil"/>
                    <w:bottom w:val="nil"/>
                    <w:right w:val="nil"/>
                  </w:tcBorders>
                </w:tcPr>
                <w:p w14:paraId="1729C4E8"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0.011 – 0.019</w:t>
                  </w:r>
                </w:p>
              </w:tc>
              <w:tc>
                <w:tcPr>
                  <w:tcW w:w="1577" w:type="dxa"/>
                  <w:tcBorders>
                    <w:top w:val="nil"/>
                    <w:left w:val="nil"/>
                    <w:bottom w:val="nil"/>
                    <w:right w:val="nil"/>
                  </w:tcBorders>
                </w:tcPr>
                <w:p w14:paraId="3873C5FC"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0.26 – 0.32</w:t>
                  </w:r>
                </w:p>
              </w:tc>
              <w:tc>
                <w:tcPr>
                  <w:tcW w:w="1065" w:type="dxa"/>
                  <w:tcBorders>
                    <w:top w:val="nil"/>
                    <w:left w:val="nil"/>
                    <w:bottom w:val="nil"/>
                    <w:right w:val="nil"/>
                  </w:tcBorders>
                </w:tcPr>
                <w:p w14:paraId="4C7F15E2"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0.44 – 0.52</w:t>
                  </w:r>
                </w:p>
              </w:tc>
              <w:tc>
                <w:tcPr>
                  <w:tcW w:w="1032" w:type="dxa"/>
                  <w:tcBorders>
                    <w:top w:val="nil"/>
                    <w:left w:val="nil"/>
                    <w:bottom w:val="nil"/>
                  </w:tcBorders>
                </w:tcPr>
                <w:p w14:paraId="427767ED"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20</w:t>
                  </w:r>
                </w:p>
              </w:tc>
            </w:tr>
            <w:tr w:rsidR="0060147B" w:rsidRPr="0087346C" w14:paraId="2E1B5997" w14:textId="77777777" w:rsidTr="0060147B">
              <w:tc>
                <w:tcPr>
                  <w:tcW w:w="1815" w:type="dxa"/>
                  <w:tcBorders>
                    <w:top w:val="nil"/>
                    <w:bottom w:val="nil"/>
                    <w:right w:val="nil"/>
                  </w:tcBorders>
                </w:tcPr>
                <w:p w14:paraId="5A05093A" w14:textId="77777777" w:rsidR="0060147B" w:rsidRPr="00453C62" w:rsidRDefault="0060147B" w:rsidP="0060147B">
                  <w:pPr>
                    <w:autoSpaceDE w:val="0"/>
                    <w:autoSpaceDN w:val="0"/>
                    <w:adjustRightInd w:val="0"/>
                    <w:rPr>
                      <w:rFonts w:cs="Calibri"/>
                      <w:b/>
                      <w:bCs/>
                      <w:i/>
                      <w:iCs/>
                      <w:sz w:val="16"/>
                      <w:szCs w:val="16"/>
                    </w:rPr>
                  </w:pPr>
                  <w:r w:rsidRPr="00453C62">
                    <w:rPr>
                      <w:rFonts w:cs="Calibri"/>
                      <w:b/>
                      <w:bCs/>
                      <w:i/>
                      <w:iCs/>
                      <w:sz w:val="16"/>
                      <w:szCs w:val="16"/>
                    </w:rPr>
                    <w:t>CHP fuel cell</w:t>
                  </w:r>
                </w:p>
              </w:tc>
              <w:tc>
                <w:tcPr>
                  <w:tcW w:w="1367" w:type="dxa"/>
                  <w:tcBorders>
                    <w:top w:val="nil"/>
                    <w:left w:val="nil"/>
                    <w:bottom w:val="nil"/>
                    <w:right w:val="nil"/>
                  </w:tcBorders>
                </w:tcPr>
                <w:p w14:paraId="0E3FE8F0"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0 - 100</w:t>
                  </w:r>
                </w:p>
              </w:tc>
              <w:tc>
                <w:tcPr>
                  <w:tcW w:w="1596" w:type="dxa"/>
                  <w:tcBorders>
                    <w:top w:val="nil"/>
                    <w:left w:val="nil"/>
                    <w:bottom w:val="nil"/>
                    <w:right w:val="nil"/>
                  </w:tcBorders>
                </w:tcPr>
                <w:p w14:paraId="44D8041F"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1800 – 2492 €/kW</w:t>
                  </w:r>
                </w:p>
              </w:tc>
              <w:tc>
                <w:tcPr>
                  <w:tcW w:w="1167" w:type="dxa"/>
                  <w:tcBorders>
                    <w:top w:val="nil"/>
                    <w:left w:val="nil"/>
                    <w:bottom w:val="nil"/>
                    <w:right w:val="nil"/>
                  </w:tcBorders>
                </w:tcPr>
                <w:p w14:paraId="2E22F74C"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0.05</w:t>
                  </w:r>
                </w:p>
              </w:tc>
              <w:tc>
                <w:tcPr>
                  <w:tcW w:w="1577" w:type="dxa"/>
                  <w:tcBorders>
                    <w:top w:val="nil"/>
                    <w:left w:val="nil"/>
                    <w:bottom w:val="nil"/>
                    <w:right w:val="nil"/>
                  </w:tcBorders>
                </w:tcPr>
                <w:p w14:paraId="0E75F6E1"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0.55</w:t>
                  </w:r>
                </w:p>
              </w:tc>
              <w:tc>
                <w:tcPr>
                  <w:tcW w:w="1065" w:type="dxa"/>
                  <w:tcBorders>
                    <w:top w:val="nil"/>
                    <w:left w:val="nil"/>
                    <w:bottom w:val="nil"/>
                    <w:right w:val="nil"/>
                  </w:tcBorders>
                </w:tcPr>
                <w:p w14:paraId="5E8CC82A"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0.35</w:t>
                  </w:r>
                </w:p>
              </w:tc>
              <w:tc>
                <w:tcPr>
                  <w:tcW w:w="1032" w:type="dxa"/>
                  <w:tcBorders>
                    <w:top w:val="nil"/>
                    <w:left w:val="nil"/>
                    <w:bottom w:val="nil"/>
                  </w:tcBorders>
                </w:tcPr>
                <w:p w14:paraId="59E7D676" w14:textId="77777777" w:rsidR="0060147B" w:rsidRPr="00453C62" w:rsidRDefault="0060147B" w:rsidP="0060147B">
                  <w:pPr>
                    <w:autoSpaceDE w:val="0"/>
                    <w:autoSpaceDN w:val="0"/>
                    <w:adjustRightInd w:val="0"/>
                    <w:rPr>
                      <w:rFonts w:cs="Calibri"/>
                      <w:i/>
                      <w:iCs/>
                      <w:sz w:val="16"/>
                      <w:szCs w:val="16"/>
                    </w:rPr>
                  </w:pPr>
                  <w:r w:rsidRPr="00453C62">
                    <w:rPr>
                      <w:rFonts w:cs="Calibri"/>
                      <w:i/>
                      <w:iCs/>
                      <w:sz w:val="16"/>
                      <w:szCs w:val="16"/>
                    </w:rPr>
                    <w:t>10</w:t>
                  </w:r>
                </w:p>
              </w:tc>
            </w:tr>
            <w:tr w:rsidR="0060147B" w:rsidRPr="0087346C" w14:paraId="48C6FD3D" w14:textId="77777777" w:rsidTr="0060147B">
              <w:tc>
                <w:tcPr>
                  <w:tcW w:w="1815" w:type="dxa"/>
                  <w:tcBorders>
                    <w:top w:val="nil"/>
                    <w:bottom w:val="nil"/>
                    <w:right w:val="nil"/>
                  </w:tcBorders>
                </w:tcPr>
                <w:p w14:paraId="6A48BED5" w14:textId="77777777" w:rsidR="0060147B" w:rsidRPr="006017F2" w:rsidRDefault="0060147B" w:rsidP="0060147B">
                  <w:pPr>
                    <w:autoSpaceDE w:val="0"/>
                    <w:autoSpaceDN w:val="0"/>
                    <w:adjustRightInd w:val="0"/>
                    <w:rPr>
                      <w:rFonts w:cs="Calibri"/>
                      <w:b/>
                      <w:bCs/>
                      <w:i/>
                      <w:iCs/>
                      <w:sz w:val="16"/>
                      <w:szCs w:val="16"/>
                    </w:rPr>
                  </w:pPr>
                  <w:r w:rsidRPr="006017F2">
                    <w:rPr>
                      <w:rFonts w:cs="Calibri"/>
                      <w:b/>
                      <w:bCs/>
                      <w:i/>
                      <w:iCs/>
                      <w:sz w:val="16"/>
                      <w:szCs w:val="16"/>
                    </w:rPr>
                    <w:t>Electrolyser</w:t>
                  </w:r>
                </w:p>
              </w:tc>
              <w:tc>
                <w:tcPr>
                  <w:tcW w:w="1367" w:type="dxa"/>
                  <w:tcBorders>
                    <w:top w:val="nil"/>
                    <w:left w:val="nil"/>
                    <w:bottom w:val="nil"/>
                    <w:right w:val="nil"/>
                  </w:tcBorders>
                </w:tcPr>
                <w:p w14:paraId="03CDEE70" w14:textId="77777777" w:rsidR="0060147B" w:rsidRPr="006017F2" w:rsidRDefault="0060147B" w:rsidP="0060147B">
                  <w:pPr>
                    <w:autoSpaceDE w:val="0"/>
                    <w:autoSpaceDN w:val="0"/>
                    <w:adjustRightInd w:val="0"/>
                    <w:rPr>
                      <w:rFonts w:cs="Calibri"/>
                      <w:i/>
                      <w:iCs/>
                      <w:sz w:val="16"/>
                      <w:szCs w:val="16"/>
                    </w:rPr>
                  </w:pPr>
                  <w:r w:rsidRPr="006017F2">
                    <w:rPr>
                      <w:rFonts w:cs="Calibri"/>
                      <w:i/>
                      <w:iCs/>
                      <w:sz w:val="16"/>
                      <w:szCs w:val="16"/>
                    </w:rPr>
                    <w:t>20 - 1000</w:t>
                  </w:r>
                </w:p>
              </w:tc>
              <w:tc>
                <w:tcPr>
                  <w:tcW w:w="1596" w:type="dxa"/>
                  <w:tcBorders>
                    <w:top w:val="nil"/>
                    <w:left w:val="nil"/>
                    <w:bottom w:val="nil"/>
                    <w:right w:val="nil"/>
                  </w:tcBorders>
                </w:tcPr>
                <w:p w14:paraId="0E40F83C" w14:textId="77777777" w:rsidR="0060147B" w:rsidRPr="006017F2" w:rsidRDefault="0060147B" w:rsidP="0060147B">
                  <w:pPr>
                    <w:autoSpaceDE w:val="0"/>
                    <w:autoSpaceDN w:val="0"/>
                    <w:adjustRightInd w:val="0"/>
                    <w:rPr>
                      <w:rFonts w:cs="Calibri"/>
                      <w:i/>
                      <w:iCs/>
                      <w:sz w:val="16"/>
                      <w:szCs w:val="16"/>
                    </w:rPr>
                  </w:pPr>
                  <w:r w:rsidRPr="006017F2">
                    <w:rPr>
                      <w:rFonts w:cs="Calibri"/>
                      <w:i/>
                      <w:iCs/>
                      <w:sz w:val="16"/>
                      <w:szCs w:val="16"/>
                    </w:rPr>
                    <w:t>1000 €/kW</w:t>
                  </w:r>
                </w:p>
              </w:tc>
              <w:tc>
                <w:tcPr>
                  <w:tcW w:w="1167" w:type="dxa"/>
                  <w:tcBorders>
                    <w:top w:val="nil"/>
                    <w:left w:val="nil"/>
                    <w:bottom w:val="nil"/>
                    <w:right w:val="nil"/>
                  </w:tcBorders>
                </w:tcPr>
                <w:p w14:paraId="6D7FDC74" w14:textId="77777777" w:rsidR="0060147B" w:rsidRPr="006017F2" w:rsidRDefault="0060147B" w:rsidP="0060147B">
                  <w:pPr>
                    <w:autoSpaceDE w:val="0"/>
                    <w:autoSpaceDN w:val="0"/>
                    <w:adjustRightInd w:val="0"/>
                    <w:rPr>
                      <w:rFonts w:cs="Calibri"/>
                      <w:i/>
                      <w:iCs/>
                      <w:sz w:val="16"/>
                      <w:szCs w:val="16"/>
                    </w:rPr>
                  </w:pPr>
                  <w:r w:rsidRPr="006017F2">
                    <w:rPr>
                      <w:rFonts w:cs="Calibri"/>
                      <w:i/>
                      <w:iCs/>
                      <w:sz w:val="16"/>
                      <w:szCs w:val="16"/>
                    </w:rPr>
                    <w:t>0.027</w:t>
                  </w:r>
                </w:p>
              </w:tc>
              <w:tc>
                <w:tcPr>
                  <w:tcW w:w="1577" w:type="dxa"/>
                  <w:tcBorders>
                    <w:top w:val="nil"/>
                    <w:left w:val="nil"/>
                    <w:bottom w:val="nil"/>
                    <w:right w:val="nil"/>
                  </w:tcBorders>
                </w:tcPr>
                <w:p w14:paraId="5D3932FE" w14:textId="77777777" w:rsidR="0060147B" w:rsidRPr="006017F2" w:rsidRDefault="0060147B" w:rsidP="0060147B">
                  <w:pPr>
                    <w:autoSpaceDE w:val="0"/>
                    <w:autoSpaceDN w:val="0"/>
                    <w:adjustRightInd w:val="0"/>
                    <w:rPr>
                      <w:rFonts w:cs="Calibri"/>
                      <w:i/>
                      <w:iCs/>
                      <w:sz w:val="16"/>
                      <w:szCs w:val="16"/>
                    </w:rPr>
                  </w:pPr>
                  <w:r w:rsidRPr="006017F2">
                    <w:rPr>
                      <w:rFonts w:cs="Calibri"/>
                      <w:i/>
                      <w:iCs/>
                      <w:sz w:val="16"/>
                      <w:szCs w:val="16"/>
                    </w:rPr>
                    <w:t>0.5</w:t>
                  </w:r>
                </w:p>
              </w:tc>
              <w:tc>
                <w:tcPr>
                  <w:tcW w:w="1065" w:type="dxa"/>
                  <w:tcBorders>
                    <w:top w:val="nil"/>
                    <w:left w:val="nil"/>
                    <w:bottom w:val="nil"/>
                    <w:right w:val="nil"/>
                  </w:tcBorders>
                </w:tcPr>
                <w:p w14:paraId="766626FE" w14:textId="77777777" w:rsidR="0060147B" w:rsidRPr="006017F2" w:rsidRDefault="0060147B" w:rsidP="0060147B">
                  <w:pPr>
                    <w:autoSpaceDE w:val="0"/>
                    <w:autoSpaceDN w:val="0"/>
                    <w:adjustRightInd w:val="0"/>
                    <w:rPr>
                      <w:rFonts w:cs="Calibri"/>
                      <w:i/>
                      <w:iCs/>
                      <w:sz w:val="16"/>
                      <w:szCs w:val="16"/>
                    </w:rPr>
                  </w:pPr>
                </w:p>
              </w:tc>
              <w:tc>
                <w:tcPr>
                  <w:tcW w:w="1032" w:type="dxa"/>
                  <w:tcBorders>
                    <w:top w:val="nil"/>
                    <w:left w:val="nil"/>
                    <w:bottom w:val="nil"/>
                  </w:tcBorders>
                </w:tcPr>
                <w:p w14:paraId="47F2CD9E" w14:textId="77777777" w:rsidR="0060147B" w:rsidRPr="006017F2" w:rsidRDefault="0060147B" w:rsidP="0060147B">
                  <w:pPr>
                    <w:autoSpaceDE w:val="0"/>
                    <w:autoSpaceDN w:val="0"/>
                    <w:adjustRightInd w:val="0"/>
                    <w:rPr>
                      <w:rFonts w:cs="Calibri"/>
                      <w:i/>
                      <w:iCs/>
                      <w:sz w:val="16"/>
                      <w:szCs w:val="16"/>
                    </w:rPr>
                  </w:pPr>
                  <w:r w:rsidRPr="006017F2">
                    <w:rPr>
                      <w:rFonts w:cs="Calibri"/>
                      <w:i/>
                      <w:iCs/>
                      <w:sz w:val="16"/>
                      <w:szCs w:val="16"/>
                    </w:rPr>
                    <w:t>10</w:t>
                  </w:r>
                </w:p>
              </w:tc>
            </w:tr>
            <w:tr w:rsidR="0060147B" w:rsidRPr="0087346C" w14:paraId="21A34ECF" w14:textId="77777777" w:rsidTr="0060147B">
              <w:tc>
                <w:tcPr>
                  <w:tcW w:w="1815" w:type="dxa"/>
                  <w:tcBorders>
                    <w:top w:val="nil"/>
                    <w:bottom w:val="nil"/>
                    <w:right w:val="nil"/>
                  </w:tcBorders>
                </w:tcPr>
                <w:p w14:paraId="14EDFB02" w14:textId="77777777" w:rsidR="0060147B" w:rsidRPr="00A97F7A" w:rsidRDefault="0060147B" w:rsidP="0060147B">
                  <w:pPr>
                    <w:autoSpaceDE w:val="0"/>
                    <w:autoSpaceDN w:val="0"/>
                    <w:adjustRightInd w:val="0"/>
                    <w:rPr>
                      <w:rFonts w:cs="Calibri"/>
                      <w:b/>
                      <w:bCs/>
                      <w:i/>
                      <w:iCs/>
                      <w:sz w:val="16"/>
                      <w:szCs w:val="16"/>
                    </w:rPr>
                  </w:pPr>
                  <w:r w:rsidRPr="00A97F7A">
                    <w:rPr>
                      <w:rFonts w:cs="Calibri"/>
                      <w:b/>
                      <w:bCs/>
                      <w:i/>
                      <w:iCs/>
                      <w:sz w:val="16"/>
                      <w:szCs w:val="16"/>
                    </w:rPr>
                    <w:t>NG Boiler</w:t>
                  </w:r>
                </w:p>
              </w:tc>
              <w:tc>
                <w:tcPr>
                  <w:tcW w:w="1367" w:type="dxa"/>
                  <w:tcBorders>
                    <w:top w:val="nil"/>
                    <w:left w:val="nil"/>
                    <w:bottom w:val="nil"/>
                    <w:right w:val="nil"/>
                  </w:tcBorders>
                </w:tcPr>
                <w:p w14:paraId="08C33A25"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10-2000</w:t>
                  </w:r>
                </w:p>
              </w:tc>
              <w:tc>
                <w:tcPr>
                  <w:tcW w:w="1596" w:type="dxa"/>
                  <w:tcBorders>
                    <w:top w:val="nil"/>
                    <w:left w:val="nil"/>
                    <w:bottom w:val="nil"/>
                    <w:right w:val="nil"/>
                  </w:tcBorders>
                </w:tcPr>
                <w:p w14:paraId="449A5CAE"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100 €/kW</w:t>
                  </w:r>
                </w:p>
              </w:tc>
              <w:tc>
                <w:tcPr>
                  <w:tcW w:w="1167" w:type="dxa"/>
                  <w:tcBorders>
                    <w:top w:val="nil"/>
                    <w:left w:val="nil"/>
                    <w:bottom w:val="nil"/>
                    <w:right w:val="nil"/>
                  </w:tcBorders>
                </w:tcPr>
                <w:p w14:paraId="70E264BC"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0.0014</w:t>
                  </w:r>
                </w:p>
              </w:tc>
              <w:tc>
                <w:tcPr>
                  <w:tcW w:w="1577" w:type="dxa"/>
                  <w:tcBorders>
                    <w:top w:val="nil"/>
                    <w:left w:val="nil"/>
                    <w:bottom w:val="nil"/>
                    <w:right w:val="nil"/>
                  </w:tcBorders>
                </w:tcPr>
                <w:p w14:paraId="383F8538"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77E6982C"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0.9</w:t>
                  </w:r>
                </w:p>
              </w:tc>
              <w:tc>
                <w:tcPr>
                  <w:tcW w:w="1032" w:type="dxa"/>
                  <w:tcBorders>
                    <w:top w:val="nil"/>
                    <w:left w:val="nil"/>
                    <w:bottom w:val="nil"/>
                  </w:tcBorders>
                </w:tcPr>
                <w:p w14:paraId="6468C03A"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15</w:t>
                  </w:r>
                </w:p>
              </w:tc>
            </w:tr>
            <w:tr w:rsidR="0060147B" w:rsidRPr="0087346C" w14:paraId="1FBCC92B" w14:textId="77777777" w:rsidTr="0060147B">
              <w:tc>
                <w:tcPr>
                  <w:tcW w:w="1815" w:type="dxa"/>
                  <w:tcBorders>
                    <w:top w:val="nil"/>
                    <w:bottom w:val="nil"/>
                    <w:right w:val="nil"/>
                  </w:tcBorders>
                </w:tcPr>
                <w:p w14:paraId="11131798" w14:textId="77777777" w:rsidR="0060147B" w:rsidRPr="00A97F7A" w:rsidRDefault="0060147B" w:rsidP="0060147B">
                  <w:pPr>
                    <w:autoSpaceDE w:val="0"/>
                    <w:autoSpaceDN w:val="0"/>
                    <w:adjustRightInd w:val="0"/>
                    <w:rPr>
                      <w:rFonts w:cs="Calibri"/>
                      <w:b/>
                      <w:bCs/>
                      <w:i/>
                      <w:iCs/>
                      <w:sz w:val="16"/>
                      <w:szCs w:val="16"/>
                    </w:rPr>
                  </w:pPr>
                  <w:r w:rsidRPr="00A97F7A">
                    <w:rPr>
                      <w:rFonts w:cs="Calibri"/>
                      <w:b/>
                      <w:bCs/>
                      <w:i/>
                      <w:iCs/>
                      <w:sz w:val="16"/>
                      <w:szCs w:val="16"/>
                    </w:rPr>
                    <w:t>Reversible heat pump</w:t>
                  </w:r>
                </w:p>
              </w:tc>
              <w:tc>
                <w:tcPr>
                  <w:tcW w:w="1367" w:type="dxa"/>
                  <w:tcBorders>
                    <w:top w:val="nil"/>
                    <w:left w:val="nil"/>
                    <w:bottom w:val="nil"/>
                    <w:right w:val="nil"/>
                  </w:tcBorders>
                </w:tcPr>
                <w:p w14:paraId="247CE522" w14:textId="77777777" w:rsidR="0060147B" w:rsidRPr="00A97F7A" w:rsidRDefault="0060147B" w:rsidP="0060147B">
                  <w:pPr>
                    <w:autoSpaceDE w:val="0"/>
                    <w:autoSpaceDN w:val="0"/>
                    <w:adjustRightInd w:val="0"/>
                    <w:rPr>
                      <w:rFonts w:cs="Calibri"/>
                      <w:i/>
                      <w:iCs/>
                      <w:sz w:val="16"/>
                      <w:szCs w:val="16"/>
                    </w:rPr>
                  </w:pPr>
                  <w:r w:rsidRPr="00A97F7A">
                    <w:rPr>
                      <w:rFonts w:cs="Calibri"/>
                      <w:i/>
                      <w:iCs/>
                      <w:sz w:val="16"/>
                      <w:szCs w:val="16"/>
                    </w:rPr>
                    <w:t>10-5000</w:t>
                  </w:r>
                </w:p>
              </w:tc>
              <w:tc>
                <w:tcPr>
                  <w:tcW w:w="1596" w:type="dxa"/>
                  <w:tcBorders>
                    <w:top w:val="nil"/>
                    <w:left w:val="nil"/>
                    <w:bottom w:val="nil"/>
                    <w:right w:val="nil"/>
                  </w:tcBorders>
                </w:tcPr>
                <w:p w14:paraId="666F04B1"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460 €/kW</w:t>
                  </w:r>
                </w:p>
              </w:tc>
              <w:tc>
                <w:tcPr>
                  <w:tcW w:w="1167" w:type="dxa"/>
                  <w:tcBorders>
                    <w:top w:val="nil"/>
                    <w:left w:val="nil"/>
                    <w:bottom w:val="nil"/>
                    <w:right w:val="nil"/>
                  </w:tcBorders>
                </w:tcPr>
                <w:p w14:paraId="4C13F51C"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0.0025</w:t>
                  </w:r>
                </w:p>
              </w:tc>
              <w:tc>
                <w:tcPr>
                  <w:tcW w:w="1577" w:type="dxa"/>
                  <w:tcBorders>
                    <w:top w:val="nil"/>
                    <w:left w:val="nil"/>
                    <w:bottom w:val="nil"/>
                    <w:right w:val="nil"/>
                  </w:tcBorders>
                </w:tcPr>
                <w:p w14:paraId="34AF01D9"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bottom w:val="nil"/>
                    <w:right w:val="nil"/>
                  </w:tcBorders>
                </w:tcPr>
                <w:p w14:paraId="38E6B108" w14:textId="77777777" w:rsidR="0060147B" w:rsidRPr="00CC3DC5" w:rsidRDefault="0060147B" w:rsidP="0060147B">
                  <w:pPr>
                    <w:autoSpaceDE w:val="0"/>
                    <w:autoSpaceDN w:val="0"/>
                    <w:adjustRightInd w:val="0"/>
                    <w:rPr>
                      <w:rFonts w:cs="Calibri"/>
                      <w:i/>
                      <w:iCs/>
                      <w:sz w:val="16"/>
                      <w:szCs w:val="16"/>
                    </w:rPr>
                  </w:pPr>
                  <w:r w:rsidRPr="00CC3DC5">
                    <w:rPr>
                      <w:rFonts w:cs="Calibri"/>
                      <w:i/>
                      <w:iCs/>
                      <w:sz w:val="16"/>
                      <w:szCs w:val="16"/>
                    </w:rPr>
                    <w:t>COP</w:t>
                  </w:r>
                  <w:r w:rsidRPr="00CC3DC5">
                    <w:rPr>
                      <w:rFonts w:cs="Calibri"/>
                      <w:i/>
                      <w:iCs/>
                      <w:sz w:val="16"/>
                      <w:szCs w:val="16"/>
                      <w:vertAlign w:val="superscript"/>
                    </w:rPr>
                    <w:t>SH</w:t>
                  </w:r>
                  <w:r w:rsidRPr="00CC3DC5">
                    <w:rPr>
                      <w:rFonts w:cs="Calibri"/>
                      <w:i/>
                      <w:iCs/>
                      <w:sz w:val="16"/>
                      <w:szCs w:val="16"/>
                    </w:rPr>
                    <w:t>=3</w:t>
                  </w:r>
                  <w:r>
                    <w:rPr>
                      <w:rFonts w:cs="Calibri"/>
                      <w:i/>
                      <w:iCs/>
                      <w:sz w:val="16"/>
                      <w:szCs w:val="16"/>
                    </w:rPr>
                    <w:t>.</w:t>
                  </w:r>
                  <w:r w:rsidRPr="00CC3DC5">
                    <w:rPr>
                      <w:rFonts w:cs="Calibri"/>
                      <w:i/>
                      <w:iCs/>
                      <w:sz w:val="16"/>
                      <w:szCs w:val="16"/>
                    </w:rPr>
                    <w:t>5</w:t>
                  </w:r>
                </w:p>
                <w:p w14:paraId="05225986" w14:textId="77777777" w:rsidR="0060147B" w:rsidRPr="00A97F7A" w:rsidRDefault="0060147B" w:rsidP="0060147B">
                  <w:pPr>
                    <w:autoSpaceDE w:val="0"/>
                    <w:autoSpaceDN w:val="0"/>
                    <w:adjustRightInd w:val="0"/>
                    <w:rPr>
                      <w:rFonts w:cs="Calibri"/>
                      <w:i/>
                      <w:iCs/>
                      <w:sz w:val="16"/>
                      <w:szCs w:val="16"/>
                    </w:rPr>
                  </w:pPr>
                  <w:r w:rsidRPr="00CC3DC5">
                    <w:rPr>
                      <w:rFonts w:cs="Calibri"/>
                      <w:i/>
                      <w:iCs/>
                      <w:sz w:val="16"/>
                      <w:szCs w:val="16"/>
                    </w:rPr>
                    <w:t>COP</w:t>
                  </w:r>
                  <w:r w:rsidRPr="00CC3DC5">
                    <w:rPr>
                      <w:rFonts w:cs="Calibri"/>
                      <w:i/>
                      <w:iCs/>
                      <w:sz w:val="16"/>
                      <w:szCs w:val="16"/>
                      <w:vertAlign w:val="superscript"/>
                    </w:rPr>
                    <w:t>SC</w:t>
                  </w:r>
                  <w:r w:rsidRPr="00CC3DC5">
                    <w:rPr>
                      <w:rFonts w:cs="Calibri"/>
                      <w:i/>
                      <w:iCs/>
                      <w:sz w:val="16"/>
                      <w:szCs w:val="16"/>
                    </w:rPr>
                    <w:t>=3</w:t>
                  </w:r>
                  <w:r>
                    <w:rPr>
                      <w:rFonts w:cs="Calibri"/>
                      <w:i/>
                      <w:iCs/>
                      <w:sz w:val="16"/>
                      <w:szCs w:val="16"/>
                    </w:rPr>
                    <w:t>.</w:t>
                  </w:r>
                  <w:r w:rsidRPr="00CC3DC5">
                    <w:rPr>
                      <w:rFonts w:cs="Calibri"/>
                      <w:i/>
                      <w:iCs/>
                      <w:sz w:val="16"/>
                      <w:szCs w:val="16"/>
                    </w:rPr>
                    <w:t>0</w:t>
                  </w:r>
                </w:p>
              </w:tc>
              <w:tc>
                <w:tcPr>
                  <w:tcW w:w="1032" w:type="dxa"/>
                  <w:tcBorders>
                    <w:top w:val="nil"/>
                    <w:left w:val="nil"/>
                    <w:bottom w:val="nil"/>
                  </w:tcBorders>
                </w:tcPr>
                <w:p w14:paraId="11D12673"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20</w:t>
                  </w:r>
                </w:p>
              </w:tc>
            </w:tr>
            <w:tr w:rsidR="0060147B" w:rsidRPr="0087346C" w14:paraId="649A4653" w14:textId="77777777" w:rsidTr="0060147B">
              <w:tc>
                <w:tcPr>
                  <w:tcW w:w="1815" w:type="dxa"/>
                  <w:tcBorders>
                    <w:top w:val="nil"/>
                    <w:right w:val="nil"/>
                  </w:tcBorders>
                </w:tcPr>
                <w:p w14:paraId="287E43B9" w14:textId="77777777" w:rsidR="0060147B" w:rsidRPr="00B2416C" w:rsidRDefault="0060147B" w:rsidP="0060147B">
                  <w:pPr>
                    <w:autoSpaceDE w:val="0"/>
                    <w:autoSpaceDN w:val="0"/>
                    <w:adjustRightInd w:val="0"/>
                    <w:rPr>
                      <w:rFonts w:cs="Calibri"/>
                      <w:b/>
                      <w:bCs/>
                      <w:i/>
                      <w:iCs/>
                      <w:sz w:val="16"/>
                      <w:szCs w:val="16"/>
                    </w:rPr>
                  </w:pPr>
                  <w:r w:rsidRPr="00B2416C">
                    <w:rPr>
                      <w:rFonts w:cs="Calibri"/>
                      <w:b/>
                      <w:bCs/>
                      <w:i/>
                      <w:iCs/>
                      <w:sz w:val="16"/>
                      <w:szCs w:val="16"/>
                    </w:rPr>
                    <w:t>Absorption chiller</w:t>
                  </w:r>
                </w:p>
              </w:tc>
              <w:tc>
                <w:tcPr>
                  <w:tcW w:w="1367" w:type="dxa"/>
                  <w:tcBorders>
                    <w:top w:val="nil"/>
                    <w:left w:val="nil"/>
                    <w:right w:val="nil"/>
                  </w:tcBorders>
                </w:tcPr>
                <w:p w14:paraId="0EF8E687"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10-5000</w:t>
                  </w:r>
                </w:p>
              </w:tc>
              <w:tc>
                <w:tcPr>
                  <w:tcW w:w="1596" w:type="dxa"/>
                  <w:tcBorders>
                    <w:top w:val="nil"/>
                    <w:left w:val="nil"/>
                    <w:right w:val="nil"/>
                  </w:tcBorders>
                </w:tcPr>
                <w:p w14:paraId="7DB0861B" w14:textId="77777777" w:rsidR="0060147B" w:rsidRPr="00B2416C" w:rsidRDefault="0060147B" w:rsidP="0060147B">
                  <w:pPr>
                    <w:autoSpaceDE w:val="0"/>
                    <w:autoSpaceDN w:val="0"/>
                    <w:adjustRightInd w:val="0"/>
                    <w:rPr>
                      <w:rFonts w:cs="Calibri"/>
                      <w:i/>
                      <w:iCs/>
                      <w:sz w:val="16"/>
                      <w:szCs w:val="16"/>
                    </w:rPr>
                  </w:pPr>
                  <w:r w:rsidRPr="00B2416C">
                    <w:rPr>
                      <w:rFonts w:cs="Calibri"/>
                      <w:i/>
                      <w:iCs/>
                      <w:sz w:val="16"/>
                      <w:szCs w:val="16"/>
                    </w:rPr>
                    <w:t>203 - 510 €/kW</w:t>
                  </w:r>
                </w:p>
              </w:tc>
              <w:tc>
                <w:tcPr>
                  <w:tcW w:w="1167" w:type="dxa"/>
                  <w:tcBorders>
                    <w:top w:val="nil"/>
                    <w:left w:val="nil"/>
                    <w:right w:val="nil"/>
                  </w:tcBorders>
                </w:tcPr>
                <w:p w14:paraId="7815BB6E"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0.0020</w:t>
                  </w:r>
                </w:p>
              </w:tc>
              <w:tc>
                <w:tcPr>
                  <w:tcW w:w="1577" w:type="dxa"/>
                  <w:tcBorders>
                    <w:top w:val="nil"/>
                    <w:left w:val="nil"/>
                    <w:right w:val="nil"/>
                  </w:tcBorders>
                </w:tcPr>
                <w:p w14:paraId="74C47474" w14:textId="77777777" w:rsidR="0060147B" w:rsidRPr="00A97F7A" w:rsidRDefault="0060147B" w:rsidP="0060147B">
                  <w:pPr>
                    <w:autoSpaceDE w:val="0"/>
                    <w:autoSpaceDN w:val="0"/>
                    <w:adjustRightInd w:val="0"/>
                    <w:rPr>
                      <w:rFonts w:cs="Calibri"/>
                      <w:i/>
                      <w:iCs/>
                      <w:sz w:val="16"/>
                      <w:szCs w:val="16"/>
                    </w:rPr>
                  </w:pPr>
                </w:p>
              </w:tc>
              <w:tc>
                <w:tcPr>
                  <w:tcW w:w="1065" w:type="dxa"/>
                  <w:tcBorders>
                    <w:top w:val="nil"/>
                    <w:left w:val="nil"/>
                    <w:right w:val="nil"/>
                  </w:tcBorders>
                </w:tcPr>
                <w:p w14:paraId="2FB46BF8" w14:textId="77777777" w:rsidR="0060147B" w:rsidRPr="00A97F7A" w:rsidRDefault="0060147B" w:rsidP="0060147B">
                  <w:pPr>
                    <w:autoSpaceDE w:val="0"/>
                    <w:autoSpaceDN w:val="0"/>
                    <w:adjustRightInd w:val="0"/>
                    <w:rPr>
                      <w:rFonts w:cs="Calibri"/>
                      <w:i/>
                      <w:iCs/>
                      <w:sz w:val="16"/>
                      <w:szCs w:val="16"/>
                    </w:rPr>
                  </w:pPr>
                  <w:r w:rsidRPr="00CC3DC5">
                    <w:rPr>
                      <w:rFonts w:cs="Calibri"/>
                      <w:i/>
                      <w:iCs/>
                      <w:sz w:val="16"/>
                      <w:szCs w:val="16"/>
                    </w:rPr>
                    <w:t>COP=</w:t>
                  </w:r>
                  <w:r>
                    <w:rPr>
                      <w:rFonts w:cs="Calibri"/>
                      <w:i/>
                      <w:iCs/>
                      <w:sz w:val="16"/>
                      <w:szCs w:val="16"/>
                    </w:rPr>
                    <w:t>0.8</w:t>
                  </w:r>
                </w:p>
              </w:tc>
              <w:tc>
                <w:tcPr>
                  <w:tcW w:w="1032" w:type="dxa"/>
                  <w:tcBorders>
                    <w:top w:val="nil"/>
                    <w:left w:val="nil"/>
                  </w:tcBorders>
                </w:tcPr>
                <w:p w14:paraId="379EDD3D" w14:textId="77777777" w:rsidR="0060147B" w:rsidRPr="00A97F7A" w:rsidRDefault="0060147B" w:rsidP="0060147B">
                  <w:pPr>
                    <w:autoSpaceDE w:val="0"/>
                    <w:autoSpaceDN w:val="0"/>
                    <w:adjustRightInd w:val="0"/>
                    <w:rPr>
                      <w:rFonts w:cs="Calibri"/>
                      <w:i/>
                      <w:iCs/>
                      <w:sz w:val="16"/>
                      <w:szCs w:val="16"/>
                    </w:rPr>
                  </w:pPr>
                  <w:r>
                    <w:rPr>
                      <w:rFonts w:cs="Calibri"/>
                      <w:i/>
                      <w:iCs/>
                      <w:sz w:val="16"/>
                      <w:szCs w:val="16"/>
                    </w:rPr>
                    <w:t>20</w:t>
                  </w:r>
                </w:p>
              </w:tc>
            </w:tr>
          </w:tbl>
          <w:p w14:paraId="0D88BDD7" w14:textId="77777777" w:rsidR="008605BD" w:rsidRDefault="008605BD" w:rsidP="00383C62">
            <w:pPr>
              <w:autoSpaceDE w:val="0"/>
              <w:autoSpaceDN w:val="0"/>
              <w:adjustRightInd w:val="0"/>
              <w:rPr>
                <w:i/>
                <w:iCs/>
                <w:highlight w:val="yellow"/>
              </w:rPr>
            </w:pPr>
          </w:p>
          <w:p w14:paraId="51E792DB" w14:textId="77777777" w:rsidR="008605BD" w:rsidRDefault="008605BD" w:rsidP="00383C62">
            <w:pPr>
              <w:keepNext/>
              <w:autoSpaceDE w:val="0"/>
              <w:autoSpaceDN w:val="0"/>
              <w:adjustRightInd w:val="0"/>
              <w:jc w:val="center"/>
            </w:pPr>
            <w:r>
              <w:rPr>
                <w:i/>
                <w:noProof/>
              </w:rPr>
              <w:drawing>
                <wp:inline distT="0" distB="0" distL="0" distR="0" wp14:anchorId="086EFE40" wp14:editId="547B12F0">
                  <wp:extent cx="5084345" cy="3419475"/>
                  <wp:effectExtent l="0" t="0" r="2540" b="0"/>
                  <wp:docPr id="1717540709" name="Immagine 1" descr="Immagine che contiene testo, diagramm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0709" name="Immagine 1" descr="Immagine che contiene testo, diagramma, numero,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9314" cy="3429542"/>
                          </a:xfrm>
                          <a:prstGeom prst="rect">
                            <a:avLst/>
                          </a:prstGeom>
                        </pic:spPr>
                      </pic:pic>
                    </a:graphicData>
                  </a:graphic>
                </wp:inline>
              </w:drawing>
            </w:r>
          </w:p>
          <w:p w14:paraId="3BF9CCC7" w14:textId="77777777" w:rsidR="008605BD" w:rsidRPr="00733EB9" w:rsidRDefault="008605BD" w:rsidP="00383C62">
            <w:pPr>
              <w:pStyle w:val="Caption"/>
              <w:jc w:val="center"/>
              <w:rPr>
                <w:rFonts w:eastAsia="Calibri" w:cs="Calibri"/>
                <w:color w:val="ED7D31" w:themeColor="accent2"/>
                <w:sz w:val="20"/>
              </w:rPr>
            </w:pPr>
            <w:bookmarkStart w:id="240" w:name="_Ref158040507"/>
            <w:r w:rsidRPr="00733EB9">
              <w:rPr>
                <w:rFonts w:eastAsia="Calibri" w:cs="Calibri"/>
                <w:color w:val="ED7D31" w:themeColor="accent2"/>
                <w:sz w:val="20"/>
              </w:rPr>
              <w:t xml:space="preserve">Figure </w:t>
            </w:r>
            <w:r w:rsidRPr="00733EB9">
              <w:rPr>
                <w:rFonts w:eastAsia="Calibri" w:cs="Calibri"/>
                <w:color w:val="ED7D31" w:themeColor="accent2"/>
                <w:sz w:val="20"/>
              </w:rPr>
              <w:fldChar w:fldCharType="begin"/>
            </w:r>
            <w:r w:rsidRPr="00733EB9">
              <w:rPr>
                <w:rFonts w:eastAsia="Calibri" w:cs="Calibri"/>
                <w:color w:val="ED7D31" w:themeColor="accent2"/>
                <w:sz w:val="20"/>
              </w:rPr>
              <w:instrText xml:space="preserve"> SEQ Figure \* ARABIC </w:instrText>
            </w:r>
            <w:r w:rsidRPr="00733EB9">
              <w:rPr>
                <w:rFonts w:eastAsia="Calibri" w:cs="Calibri"/>
                <w:color w:val="ED7D31" w:themeColor="accent2"/>
                <w:sz w:val="20"/>
              </w:rPr>
              <w:fldChar w:fldCharType="separate"/>
            </w:r>
            <w:r w:rsidRPr="00733EB9">
              <w:rPr>
                <w:rFonts w:eastAsia="Calibri" w:cs="Calibri"/>
                <w:color w:val="ED7D31" w:themeColor="accent2"/>
                <w:sz w:val="20"/>
              </w:rPr>
              <w:t>7</w:t>
            </w:r>
            <w:r w:rsidRPr="00733EB9">
              <w:rPr>
                <w:rFonts w:eastAsia="Calibri" w:cs="Calibri"/>
                <w:color w:val="ED7D31" w:themeColor="accent2"/>
                <w:sz w:val="20"/>
              </w:rPr>
              <w:fldChar w:fldCharType="end"/>
            </w:r>
            <w:bookmarkEnd w:id="240"/>
            <w:r w:rsidRPr="00733EB9">
              <w:rPr>
                <w:rFonts w:eastAsia="Calibri" w:cs="Calibri"/>
                <w:color w:val="ED7D31" w:themeColor="accent2"/>
                <w:sz w:val="20"/>
              </w:rPr>
              <w:t>. Specific capitals costs and efficiencies vs. sizes of: (a) CHP with gas-fired internal combustion engine and (b) CHP with gas-fired micro-turbines</w:t>
            </w:r>
            <w:r>
              <w:rPr>
                <w:rFonts w:eastAsia="Calibri" w:cs="Calibri"/>
                <w:color w:val="ED7D31" w:themeColor="accent2"/>
                <w:sz w:val="20"/>
              </w:rPr>
              <w:t xml:space="preserve"> </w:t>
            </w:r>
            <w:sdt>
              <w:sdtPr>
                <w:rPr>
                  <w:i w:val="0"/>
                  <w:color w:val="auto"/>
                </w:rPr>
                <w:id w:val="746930606"/>
                <w:citation/>
              </w:sdtPr>
              <w:sdtContent>
                <w:r>
                  <w:rPr>
                    <w:i w:val="0"/>
                    <w:color w:val="auto"/>
                  </w:rPr>
                  <w:fldChar w:fldCharType="begin"/>
                </w:r>
                <w:r w:rsidRPr="005E0C1D">
                  <w:rPr>
                    <w:i w:val="0"/>
                    <w:color w:val="auto"/>
                  </w:rPr>
                  <w:instrText xml:space="preserve"> CITATION MDi \l 1040 </w:instrText>
                </w:r>
                <w:r>
                  <w:rPr>
                    <w:i w:val="0"/>
                    <w:color w:val="auto"/>
                  </w:rPr>
                  <w:fldChar w:fldCharType="separate"/>
                </w:r>
                <w:r w:rsidRPr="005E0C1D">
                  <w:rPr>
                    <w:noProof/>
                    <w:color w:val="auto"/>
                  </w:rPr>
                  <w:t>[1]</w:t>
                </w:r>
                <w:r>
                  <w:rPr>
                    <w:i w:val="0"/>
                    <w:color w:val="auto"/>
                  </w:rPr>
                  <w:fldChar w:fldCharType="end"/>
                </w:r>
              </w:sdtContent>
            </w:sdt>
          </w:p>
          <w:p w14:paraId="7931B360" w14:textId="77777777" w:rsidR="008605BD" w:rsidRDefault="008605BD" w:rsidP="00383C62">
            <w:pPr>
              <w:keepNext/>
              <w:autoSpaceDE w:val="0"/>
              <w:autoSpaceDN w:val="0"/>
              <w:adjustRightInd w:val="0"/>
              <w:jc w:val="center"/>
            </w:pPr>
            <w:r>
              <w:rPr>
                <w:i/>
                <w:noProof/>
              </w:rPr>
              <w:drawing>
                <wp:inline distT="0" distB="0" distL="0" distR="0" wp14:anchorId="53258A09" wp14:editId="622D6059">
                  <wp:extent cx="3209925" cy="2113252"/>
                  <wp:effectExtent l="0" t="0" r="0" b="1905"/>
                  <wp:docPr id="632302767"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2767" name="Immagine 2" descr="Immagine che contiene testo, schermata, Carattere,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16463" cy="2117556"/>
                          </a:xfrm>
                          <a:prstGeom prst="rect">
                            <a:avLst/>
                          </a:prstGeom>
                        </pic:spPr>
                      </pic:pic>
                    </a:graphicData>
                  </a:graphic>
                </wp:inline>
              </w:drawing>
            </w:r>
          </w:p>
          <w:p w14:paraId="02BB55DA" w14:textId="77777777" w:rsidR="008605BD" w:rsidRPr="00D54051" w:rsidRDefault="008605BD" w:rsidP="00383C62">
            <w:pPr>
              <w:pStyle w:val="Caption"/>
              <w:jc w:val="center"/>
              <w:rPr>
                <w:rFonts w:eastAsia="Calibri" w:cs="Calibri"/>
                <w:color w:val="ED7D31" w:themeColor="accent2"/>
                <w:sz w:val="20"/>
              </w:rPr>
            </w:pPr>
            <w:bookmarkStart w:id="241" w:name="_Ref158040508"/>
            <w:r w:rsidRPr="00D54051">
              <w:rPr>
                <w:rFonts w:eastAsia="Calibri" w:cs="Calibri"/>
                <w:color w:val="ED7D31" w:themeColor="accent2"/>
                <w:sz w:val="20"/>
              </w:rPr>
              <w:t xml:space="preserve">Figure </w:t>
            </w:r>
            <w:r w:rsidRPr="00D54051">
              <w:rPr>
                <w:rFonts w:eastAsia="Calibri" w:cs="Calibri"/>
                <w:color w:val="ED7D31" w:themeColor="accent2"/>
                <w:sz w:val="20"/>
              </w:rPr>
              <w:fldChar w:fldCharType="begin"/>
            </w:r>
            <w:r w:rsidRPr="00D54051">
              <w:rPr>
                <w:rFonts w:eastAsia="Calibri" w:cs="Calibri"/>
                <w:color w:val="ED7D31" w:themeColor="accent2"/>
                <w:sz w:val="20"/>
              </w:rPr>
              <w:instrText xml:space="preserve"> SEQ Figure \* ARABIC </w:instrText>
            </w:r>
            <w:r w:rsidRPr="00D54051">
              <w:rPr>
                <w:rFonts w:eastAsia="Calibri" w:cs="Calibri"/>
                <w:color w:val="ED7D31" w:themeColor="accent2"/>
                <w:sz w:val="20"/>
              </w:rPr>
              <w:fldChar w:fldCharType="separate"/>
            </w:r>
            <w:r w:rsidRPr="00D54051">
              <w:rPr>
                <w:rFonts w:eastAsia="Calibri" w:cs="Calibri"/>
                <w:color w:val="ED7D31" w:themeColor="accent2"/>
                <w:sz w:val="20"/>
              </w:rPr>
              <w:t>8</w:t>
            </w:r>
            <w:r w:rsidRPr="00D54051">
              <w:rPr>
                <w:rFonts w:eastAsia="Calibri" w:cs="Calibri"/>
                <w:color w:val="ED7D31" w:themeColor="accent2"/>
                <w:sz w:val="20"/>
              </w:rPr>
              <w:fldChar w:fldCharType="end"/>
            </w:r>
            <w:bookmarkEnd w:id="241"/>
            <w:r w:rsidRPr="00D54051">
              <w:rPr>
                <w:rFonts w:eastAsia="Calibri" w:cs="Calibri"/>
                <w:color w:val="ED7D31" w:themeColor="accent2"/>
                <w:sz w:val="20"/>
              </w:rPr>
              <w:t>. Specific capital cost vs. size of single-stage absorption chillers</w:t>
            </w:r>
            <w:r>
              <w:rPr>
                <w:rFonts w:eastAsia="Calibri" w:cs="Calibri"/>
                <w:color w:val="ED7D31" w:themeColor="accent2"/>
                <w:sz w:val="20"/>
              </w:rPr>
              <w:t xml:space="preserve"> </w:t>
            </w:r>
            <w:sdt>
              <w:sdtPr>
                <w:rPr>
                  <w:i w:val="0"/>
                  <w:color w:val="auto"/>
                </w:rPr>
                <w:id w:val="1850756636"/>
                <w:citation/>
              </w:sdtPr>
              <w:sdtContent>
                <w:r>
                  <w:rPr>
                    <w:i w:val="0"/>
                    <w:color w:val="auto"/>
                  </w:rPr>
                  <w:fldChar w:fldCharType="begin"/>
                </w:r>
                <w:r w:rsidRPr="005E0C1D">
                  <w:rPr>
                    <w:i w:val="0"/>
                    <w:color w:val="auto"/>
                  </w:rPr>
                  <w:instrText xml:space="preserve"> CITATION MDi \l 1040 </w:instrText>
                </w:r>
                <w:r>
                  <w:rPr>
                    <w:i w:val="0"/>
                    <w:color w:val="auto"/>
                  </w:rPr>
                  <w:fldChar w:fldCharType="separate"/>
                </w:r>
                <w:r w:rsidRPr="005E0C1D">
                  <w:rPr>
                    <w:noProof/>
                    <w:color w:val="auto"/>
                  </w:rPr>
                  <w:t>[1]</w:t>
                </w:r>
                <w:r>
                  <w:rPr>
                    <w:i w:val="0"/>
                    <w:color w:val="auto"/>
                  </w:rPr>
                  <w:fldChar w:fldCharType="end"/>
                </w:r>
              </w:sdtContent>
            </w:sdt>
          </w:p>
          <w:p w14:paraId="67D935EE" w14:textId="77777777" w:rsidR="008605BD" w:rsidRPr="00BD6456" w:rsidRDefault="008605BD" w:rsidP="00383C62">
            <w:pPr>
              <w:autoSpaceDE w:val="0"/>
              <w:autoSpaceDN w:val="0"/>
              <w:adjustRightInd w:val="0"/>
              <w:rPr>
                <w:rFonts w:ascii="Times New Roman" w:hAnsi="Times New Roman" w:cs="Times New Roman"/>
                <w:iCs/>
                <w:highlight w:val="yellow"/>
              </w:rPr>
            </w:pPr>
            <w:r w:rsidRPr="00BD6456">
              <w:rPr>
                <w:rFonts w:ascii="Times New Roman" w:hAnsi="Times New Roman" w:cs="Times New Roman"/>
                <w:iCs/>
              </w:rPr>
              <w:t>The other inputs are relative to the average emission factor for grid electricity, and the emission factor for natural gas, fixed to 0.354 kg CO2/kWh, and 0.202 kg CO2/kWh, respectively.</w:t>
            </w:r>
          </w:p>
        </w:tc>
      </w:tr>
      <w:tr w:rsidR="008605BD" w14:paraId="020535BC" w14:textId="77777777" w:rsidTr="00383C62">
        <w:trPr>
          <w:trHeight w:val="300"/>
        </w:trPr>
        <w:tc>
          <w:tcPr>
            <w:tcW w:w="9918" w:type="dxa"/>
          </w:tcPr>
          <w:p w14:paraId="20FBD824" w14:textId="02516B53" w:rsidR="008605BD" w:rsidRPr="00BD6456" w:rsidRDefault="008605BD" w:rsidP="00383C62">
            <w:pPr>
              <w:rPr>
                <w:rFonts w:ascii="Times New Roman" w:hAnsi="Times New Roman" w:cs="Times New Roman"/>
                <w:i/>
                <w:iCs/>
                <w:u w:val="single"/>
              </w:rPr>
            </w:pPr>
            <w:r w:rsidRPr="00BD6456">
              <w:rPr>
                <w:rFonts w:ascii="Times New Roman" w:hAnsi="Times New Roman" w:cs="Times New Roman"/>
                <w:i/>
                <w:iCs/>
                <w:u w:val="single"/>
              </w:rPr>
              <w:lastRenderedPageBreak/>
              <w:t>Baseline configuration description</w:t>
            </w:r>
            <w:r w:rsidR="00BD6456">
              <w:rPr>
                <w:rFonts w:ascii="Times New Roman" w:hAnsi="Times New Roman" w:cs="Times New Roman"/>
                <w:i/>
                <w:iCs/>
                <w:u w:val="single"/>
              </w:rPr>
              <w:t xml:space="preserve"> EXAMPLE of residential users : </w:t>
            </w:r>
          </w:p>
          <w:p w14:paraId="789F97E5" w14:textId="3B36225A"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 xml:space="preserve">In this section, it is presented the hypothetical traditional power and thermal supply system for the </w:t>
            </w:r>
            <w:r w:rsidR="00BD6456">
              <w:rPr>
                <w:rFonts w:ascii="Times New Roman" w:hAnsi="Times New Roman" w:cs="Times New Roman"/>
                <w:i/>
                <w:iCs/>
              </w:rPr>
              <w:t xml:space="preserve">energy system </w:t>
            </w:r>
            <w:r w:rsidRPr="00BD6456">
              <w:rPr>
                <w:rFonts w:ascii="Times New Roman" w:hAnsi="Times New Roman" w:cs="Times New Roman"/>
                <w:i/>
                <w:iCs/>
              </w:rPr>
              <w:t xml:space="preserve"> considered. This power and thermal supply system has been characterized by specific features and assumptions utilized as a reference point for subsequent analyses. The key parameters and assumptions for this </w:t>
            </w:r>
            <w:r w:rsidR="00BD6456">
              <w:rPr>
                <w:rFonts w:ascii="Times New Roman" w:hAnsi="Times New Roman" w:cs="Times New Roman"/>
                <w:i/>
                <w:iCs/>
              </w:rPr>
              <w:t>system’</w:t>
            </w:r>
            <w:r w:rsidRPr="00BD6456">
              <w:rPr>
                <w:rFonts w:ascii="Times New Roman" w:hAnsi="Times New Roman" w:cs="Times New Roman"/>
                <w:i/>
                <w:iCs/>
              </w:rPr>
              <w:t>s power and thermal supply system are as follows:</w:t>
            </w:r>
          </w:p>
          <w:p w14:paraId="1D931C96" w14:textId="77777777"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Electrical Energy: The electrical energy required by the EH is sourced directly from the grid. Moreover, for the analysis, it has been assumed an average emission factor of 0.354 kg CO2/kWh for grid electricity, which is indicative of typical emissions associated with Italian electricity generation.</w:t>
            </w:r>
          </w:p>
          <w:p w14:paraId="2FBC6BA7" w14:textId="77777777"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Thermal Energy: Thermal energy for heating purposes is provided by a conventional boiler supplied by Natural gas, boasting an efficiency rating of 0.85, which represents an average efficiency of such systems. To calculate the energy content of the natural gas used in the boiler, it has been considered a Lower Heating Value (LHV) of 9.8 kWh/Nm3 for methane (natural gas). Additionally, the emission factor for natural gas combustion has been considered equal to 1.98 kg CO2/Nm3.</w:t>
            </w:r>
          </w:p>
          <w:p w14:paraId="6A7AB23E" w14:textId="77777777" w:rsidR="008605BD" w:rsidRPr="00BD6456" w:rsidRDefault="008605BD" w:rsidP="00383C62">
            <w:pPr>
              <w:rPr>
                <w:rFonts w:ascii="Times New Roman" w:hAnsi="Times New Roman" w:cs="Times New Roman"/>
                <w:i/>
                <w:iCs/>
              </w:rPr>
            </w:pPr>
            <w:r w:rsidRPr="00BD6456">
              <w:rPr>
                <w:rFonts w:ascii="Times New Roman" w:hAnsi="Times New Roman" w:cs="Times New Roman"/>
              </w:rPr>
              <w:t>Cooling Energy:</w:t>
            </w:r>
            <w:r w:rsidRPr="00BD6456">
              <w:rPr>
                <w:rFonts w:ascii="Times New Roman" w:hAnsi="Times New Roman" w:cs="Times New Roman"/>
                <w:i/>
                <w:iCs/>
              </w:rPr>
              <w:t xml:space="preserve"> Cooling energy is furnished by an electric chiller with a coefficient of performance (COP) set at a value of 3, representing the average efficiency level for such equipment.</w:t>
            </w:r>
          </w:p>
          <w:p w14:paraId="3DA31B28" w14:textId="77777777"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 xml:space="preserve">                    </w:t>
            </w:r>
          </w:p>
          <w:p w14:paraId="35559E61" w14:textId="26D0B45C"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 xml:space="preserve">This reference system plays a pivotal role the analysis, serving as a baseline for subsequent calculations of electrical and thermal energy consumption, energy costs, and carbon dioxide (CO2) emissions </w:t>
            </w:r>
          </w:p>
          <w:p w14:paraId="30A9C8B4" w14:textId="3D602A59"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 xml:space="preserve">Tables 3, 4, 5, 6, 7 and 8 present data of the </w:t>
            </w:r>
            <w:r w:rsidR="00BD6456">
              <w:rPr>
                <w:rFonts w:ascii="Times New Roman" w:hAnsi="Times New Roman" w:cs="Times New Roman"/>
                <w:i/>
                <w:iCs/>
              </w:rPr>
              <w:t xml:space="preserve">system </w:t>
            </w:r>
            <w:r w:rsidRPr="00BD6456">
              <w:rPr>
                <w:rFonts w:ascii="Times New Roman" w:hAnsi="Times New Roman" w:cs="Times New Roman"/>
                <w:i/>
                <w:iCs/>
              </w:rPr>
              <w:t>related to:</w:t>
            </w:r>
          </w:p>
          <w:p w14:paraId="7C857695" w14:textId="77777777" w:rsidR="008605BD" w:rsidRPr="00BD6456" w:rsidRDefault="008605BD" w:rsidP="008605BD">
            <w:pPr>
              <w:pStyle w:val="ListParagraph"/>
              <w:numPr>
                <w:ilvl w:val="0"/>
                <w:numId w:val="41"/>
              </w:numPr>
              <w:jc w:val="both"/>
              <w:rPr>
                <w:rFonts w:ascii="Times New Roman" w:hAnsi="Times New Roman" w:cs="Times New Roman"/>
                <w:i/>
                <w:iCs/>
                <w:color w:val="ED7D31" w:themeColor="accent2"/>
              </w:rPr>
            </w:pPr>
            <w:r w:rsidRPr="00BD6456">
              <w:rPr>
                <w:rFonts w:ascii="Times New Roman" w:hAnsi="Times New Roman" w:cs="Times New Roman"/>
                <w:i/>
                <w:iCs/>
              </w:rPr>
              <w:t>Electrical energy demand for a representative day in each season (</w:t>
            </w:r>
            <w:r w:rsidRPr="00BD6456">
              <w:rPr>
                <w:rFonts w:ascii="Times New Roman" w:eastAsia="Calibri" w:hAnsi="Times New Roman" w:cs="Times New Roman"/>
                <w:color w:val="ED7D31" w:themeColor="accent2"/>
              </w:rPr>
              <w:t>kWh/day)</w:t>
            </w:r>
          </w:p>
          <w:p w14:paraId="27232020" w14:textId="77777777" w:rsidR="008605BD" w:rsidRPr="00BD6456" w:rsidRDefault="008605BD" w:rsidP="008605BD">
            <w:pPr>
              <w:pStyle w:val="ListParagraph"/>
              <w:numPr>
                <w:ilvl w:val="0"/>
                <w:numId w:val="41"/>
              </w:numPr>
              <w:jc w:val="both"/>
              <w:rPr>
                <w:rFonts w:ascii="Times New Roman" w:hAnsi="Times New Roman" w:cs="Times New Roman"/>
                <w:i/>
                <w:iCs/>
                <w:color w:val="ED7D31" w:themeColor="accent2"/>
              </w:rPr>
            </w:pPr>
            <w:r w:rsidRPr="00BD6456">
              <w:rPr>
                <w:rFonts w:ascii="Times New Roman" w:hAnsi="Times New Roman" w:cs="Times New Roman"/>
                <w:i/>
                <w:iCs/>
              </w:rPr>
              <w:t>Natural gas demand for a representative day in each season (</w:t>
            </w:r>
            <w:r w:rsidRPr="00BD6456">
              <w:rPr>
                <w:rFonts w:ascii="Times New Roman" w:eastAsia="Calibri" w:hAnsi="Times New Roman" w:cs="Times New Roman"/>
                <w:color w:val="ED7D31" w:themeColor="accent2"/>
              </w:rPr>
              <w:t>Nm3/day)</w:t>
            </w:r>
          </w:p>
          <w:p w14:paraId="099437FB" w14:textId="77777777" w:rsidR="008605BD" w:rsidRPr="00BD6456" w:rsidRDefault="008605BD" w:rsidP="008605BD">
            <w:pPr>
              <w:pStyle w:val="ListParagraph"/>
              <w:numPr>
                <w:ilvl w:val="0"/>
                <w:numId w:val="41"/>
              </w:numPr>
              <w:jc w:val="both"/>
              <w:rPr>
                <w:rFonts w:ascii="Times New Roman" w:eastAsia="Calibri" w:hAnsi="Times New Roman" w:cs="Times New Roman"/>
                <w:color w:val="ED7D31" w:themeColor="accent2"/>
              </w:rPr>
            </w:pPr>
            <w:r w:rsidRPr="00BD6456">
              <w:rPr>
                <w:rFonts w:ascii="Times New Roman" w:hAnsi="Times New Roman" w:cs="Times New Roman"/>
                <w:i/>
                <w:iCs/>
              </w:rPr>
              <w:t>Primary energy consumption a representative day in each season (</w:t>
            </w:r>
            <w:r w:rsidRPr="00BD6456">
              <w:rPr>
                <w:rFonts w:ascii="Times New Roman" w:eastAsia="Calibri" w:hAnsi="Times New Roman" w:cs="Times New Roman"/>
                <w:color w:val="ED7D31" w:themeColor="accent2"/>
              </w:rPr>
              <w:t>kW/day)</w:t>
            </w:r>
          </w:p>
          <w:p w14:paraId="16344F2F" w14:textId="77777777" w:rsidR="008605BD" w:rsidRPr="00BD6456" w:rsidRDefault="008605BD" w:rsidP="008605BD">
            <w:pPr>
              <w:pStyle w:val="ListParagraph"/>
              <w:numPr>
                <w:ilvl w:val="0"/>
                <w:numId w:val="41"/>
              </w:numPr>
              <w:jc w:val="both"/>
              <w:rPr>
                <w:rFonts w:ascii="Times New Roman" w:hAnsi="Times New Roman" w:cs="Times New Roman"/>
                <w:i/>
                <w:iCs/>
                <w:color w:val="ED7D31" w:themeColor="accent2"/>
              </w:rPr>
            </w:pPr>
            <w:r w:rsidRPr="00BD6456">
              <w:rPr>
                <w:rFonts w:ascii="Times New Roman" w:hAnsi="Times New Roman" w:cs="Times New Roman"/>
                <w:i/>
                <w:iCs/>
              </w:rPr>
              <w:t>Total emissions for a representative day in each season (</w:t>
            </w:r>
            <w:r w:rsidRPr="00BD6456">
              <w:rPr>
                <w:rFonts w:ascii="Times New Roman" w:eastAsia="Calibri" w:hAnsi="Times New Roman" w:cs="Times New Roman"/>
                <w:color w:val="ED7D31" w:themeColor="accent2"/>
              </w:rPr>
              <w:t>kg CO2/day)</w:t>
            </w:r>
          </w:p>
          <w:p w14:paraId="6FCE7DFC" w14:textId="77777777" w:rsidR="008605BD" w:rsidRPr="00BD6456" w:rsidRDefault="008605BD" w:rsidP="008605BD">
            <w:pPr>
              <w:pStyle w:val="ListParagraph"/>
              <w:numPr>
                <w:ilvl w:val="0"/>
                <w:numId w:val="41"/>
              </w:numPr>
              <w:jc w:val="both"/>
              <w:rPr>
                <w:rFonts w:ascii="Times New Roman" w:hAnsi="Times New Roman" w:cs="Times New Roman"/>
                <w:i/>
                <w:iCs/>
                <w:color w:val="ED7D31" w:themeColor="accent2"/>
              </w:rPr>
            </w:pPr>
            <w:r w:rsidRPr="00BD6456">
              <w:rPr>
                <w:rFonts w:ascii="Times New Roman" w:hAnsi="Times New Roman" w:cs="Times New Roman"/>
                <w:i/>
                <w:iCs/>
              </w:rPr>
              <w:t>Associated energy electricity costs for a representative day in each season (</w:t>
            </w:r>
            <w:r w:rsidRPr="00BD6456">
              <w:rPr>
                <w:rFonts w:ascii="Times New Roman" w:eastAsia="Calibri" w:hAnsi="Times New Roman" w:cs="Times New Roman"/>
                <w:color w:val="ED7D31" w:themeColor="accent2"/>
              </w:rPr>
              <w:t>€/day)</w:t>
            </w:r>
          </w:p>
          <w:p w14:paraId="5FC42A6D" w14:textId="77777777" w:rsidR="008605BD" w:rsidRPr="00BD6456" w:rsidRDefault="008605BD" w:rsidP="008605BD">
            <w:pPr>
              <w:pStyle w:val="ListParagraph"/>
              <w:numPr>
                <w:ilvl w:val="0"/>
                <w:numId w:val="41"/>
              </w:numPr>
              <w:jc w:val="both"/>
              <w:rPr>
                <w:rFonts w:ascii="Times New Roman" w:hAnsi="Times New Roman" w:cs="Times New Roman"/>
                <w:i/>
                <w:iCs/>
                <w:color w:val="ED7D31" w:themeColor="accent2"/>
              </w:rPr>
            </w:pPr>
            <w:r w:rsidRPr="00BD6456">
              <w:rPr>
                <w:rFonts w:ascii="Times New Roman" w:hAnsi="Times New Roman" w:cs="Times New Roman"/>
                <w:i/>
                <w:iCs/>
              </w:rPr>
              <w:t>Associated NG costs for a representative day in each season (</w:t>
            </w:r>
            <w:r w:rsidRPr="00BD6456">
              <w:rPr>
                <w:rFonts w:ascii="Times New Roman" w:eastAsia="Calibri" w:hAnsi="Times New Roman" w:cs="Times New Roman"/>
                <w:color w:val="ED7D31" w:themeColor="accent2"/>
              </w:rPr>
              <w:t>€/day)</w:t>
            </w:r>
          </w:p>
          <w:p w14:paraId="039C776F" w14:textId="77777777" w:rsidR="008605BD" w:rsidRPr="00BD6456" w:rsidRDefault="008605BD" w:rsidP="00383C62">
            <w:pPr>
              <w:rPr>
                <w:rFonts w:ascii="Times New Roman" w:hAnsi="Times New Roman" w:cs="Times New Roman"/>
                <w:i/>
                <w:iCs/>
              </w:rPr>
            </w:pPr>
            <w:r w:rsidRPr="00BD6456">
              <w:rPr>
                <w:rFonts w:ascii="Times New Roman" w:hAnsi="Times New Roman" w:cs="Times New Roman"/>
                <w:i/>
                <w:iCs/>
              </w:rPr>
              <w:t>for this “conventional” system. This comprehensive data will enable to assess the relative advantages and environmental impacts of the optimized Energy Hub configurations compared to this reference system.</w:t>
            </w:r>
          </w:p>
          <w:p w14:paraId="249E9D04" w14:textId="77777777" w:rsidR="008605BD" w:rsidRPr="00BD6456" w:rsidRDefault="008605BD" w:rsidP="00383C62">
            <w:pPr>
              <w:jc w:val="center"/>
              <w:rPr>
                <w:rFonts w:ascii="Times New Roman" w:eastAsia="Calibri" w:hAnsi="Times New Roman" w:cs="Times New Roman"/>
                <w:i/>
                <w:iCs/>
                <w:color w:val="ED7D31" w:themeColor="accent2"/>
                <w:lang w:eastAsia="es-ES"/>
              </w:rPr>
            </w:pPr>
          </w:p>
          <w:p w14:paraId="0F48A102" w14:textId="77777777" w:rsidR="008605BD" w:rsidRPr="00BD6456" w:rsidRDefault="008605BD" w:rsidP="008605BD">
            <w:pPr>
              <w:rPr>
                <w:rFonts w:ascii="Times New Roman" w:eastAsia="Calibri" w:hAnsi="Times New Roman" w:cs="Times New Roman"/>
                <w:i/>
                <w:iCs/>
                <w:color w:val="ED7D31" w:themeColor="accent2"/>
                <w:lang w:eastAsia="es-ES"/>
              </w:rPr>
            </w:pPr>
          </w:p>
          <w:p w14:paraId="705577CE" w14:textId="77777777" w:rsidR="008605BD" w:rsidRPr="00BD6456" w:rsidRDefault="008605BD" w:rsidP="00383C62">
            <w:pPr>
              <w:jc w:val="center"/>
              <w:rPr>
                <w:rFonts w:ascii="Times New Roman" w:eastAsia="Calibri" w:hAnsi="Times New Roman" w:cs="Times New Roman"/>
                <w:i/>
                <w:iCs/>
                <w:color w:val="ED7D31" w:themeColor="accent2"/>
                <w:lang w:eastAsia="es-ES"/>
              </w:rPr>
            </w:pPr>
          </w:p>
          <w:p w14:paraId="19E20EE0" w14:textId="77777777" w:rsidR="008605BD" w:rsidRPr="00BD6456" w:rsidRDefault="008605BD" w:rsidP="00383C62">
            <w:pPr>
              <w:rPr>
                <w:rFonts w:ascii="Times New Roman" w:eastAsia="Calibri" w:hAnsi="Times New Roman" w:cs="Times New Roman"/>
                <w:i/>
                <w:iCs/>
                <w:color w:val="ED7D31" w:themeColor="accent2"/>
                <w:lang w:eastAsia="es-ES"/>
              </w:rPr>
            </w:pPr>
            <w:r w:rsidRPr="00BD6456">
              <w:rPr>
                <w:rFonts w:ascii="Times New Roman" w:hAnsi="Times New Roman" w:cs="Times New Roman"/>
              </w:rPr>
              <w:t xml:space="preserve">Table </w:t>
            </w:r>
            <w:r w:rsidRPr="00BD6456">
              <w:rPr>
                <w:rFonts w:ascii="Times New Roman" w:hAnsi="Times New Roman" w:cs="Times New Roman"/>
              </w:rPr>
              <w:fldChar w:fldCharType="begin"/>
            </w:r>
            <w:r w:rsidRPr="00BD6456">
              <w:rPr>
                <w:rFonts w:ascii="Times New Roman" w:hAnsi="Times New Roman" w:cs="Times New Roman"/>
              </w:rPr>
              <w:instrText xml:space="preserve"> SEQ Table \* ARABIC </w:instrText>
            </w:r>
            <w:r w:rsidRPr="00BD6456">
              <w:rPr>
                <w:rFonts w:ascii="Times New Roman" w:hAnsi="Times New Roman" w:cs="Times New Roman"/>
              </w:rPr>
              <w:fldChar w:fldCharType="separate"/>
            </w:r>
            <w:r w:rsidRPr="00BD6456">
              <w:rPr>
                <w:rFonts w:ascii="Times New Roman" w:hAnsi="Times New Roman" w:cs="Times New Roman"/>
                <w:noProof/>
              </w:rPr>
              <w:t>3</w:t>
            </w:r>
            <w:r w:rsidRPr="00BD6456">
              <w:rPr>
                <w:rFonts w:ascii="Times New Roman" w:hAnsi="Times New Roman" w:cs="Times New Roman"/>
              </w:rPr>
              <w:fldChar w:fldCharType="end"/>
            </w:r>
            <w:r w:rsidRPr="00BD6456">
              <w:rPr>
                <w:rFonts w:ascii="Times New Roman" w:hAnsi="Times New Roman" w:cs="Times New Roman"/>
              </w:rPr>
              <w:t xml:space="preserve"> </w:t>
            </w:r>
            <w:r w:rsidRPr="00BD6456">
              <w:rPr>
                <w:rFonts w:ascii="Times New Roman" w:eastAsia="Calibri" w:hAnsi="Times New Roman" w:cs="Times New Roman"/>
                <w:i/>
                <w:iCs/>
                <w:color w:val="ED7D31" w:themeColor="accent2"/>
                <w:lang w:eastAsia="es-ES"/>
              </w:rPr>
              <w:t xml:space="preserve">Electrical energy demand for a representative day in each season </w:t>
            </w:r>
          </w:p>
          <w:p w14:paraId="106176BA" w14:textId="77777777" w:rsidR="008605BD" w:rsidRPr="00BD6456" w:rsidRDefault="008605BD" w:rsidP="00383C62">
            <w:pPr>
              <w:jc w:val="center"/>
              <w:rPr>
                <w:rFonts w:ascii="Times New Roman" w:eastAsia="Calibri" w:hAnsi="Times New Roman" w:cs="Times New Roman"/>
                <w:i/>
                <w:iCs/>
                <w:color w:val="ED7D31" w:themeColor="accent2"/>
                <w:lang w:eastAsia="es-ES"/>
              </w:rPr>
            </w:pPr>
          </w:p>
          <w:tbl>
            <w:tblPr>
              <w:tblStyle w:val="TableGrid"/>
              <w:tblW w:w="0" w:type="auto"/>
              <w:tblLook w:val="06A0" w:firstRow="1" w:lastRow="0" w:firstColumn="1" w:lastColumn="0" w:noHBand="1" w:noVBand="1"/>
            </w:tblPr>
            <w:tblGrid>
              <w:gridCol w:w="6788"/>
              <w:gridCol w:w="1500"/>
              <w:gridCol w:w="1404"/>
            </w:tblGrid>
            <w:tr w:rsidR="008605BD" w:rsidRPr="00BD6456" w14:paraId="055625F2" w14:textId="77777777" w:rsidTr="00383C62">
              <w:trPr>
                <w:trHeight w:val="300"/>
              </w:trPr>
              <w:tc>
                <w:tcPr>
                  <w:tcW w:w="6788" w:type="dxa"/>
                </w:tcPr>
                <w:p w14:paraId="06147EC3"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demand cold season day</w:t>
                  </w:r>
                </w:p>
              </w:tc>
              <w:tc>
                <w:tcPr>
                  <w:tcW w:w="1500" w:type="dxa"/>
                </w:tcPr>
                <w:p w14:paraId="5B4FB35D"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19315,49</w:t>
                  </w:r>
                </w:p>
              </w:tc>
              <w:tc>
                <w:tcPr>
                  <w:tcW w:w="1404" w:type="dxa"/>
                </w:tcPr>
                <w:p w14:paraId="1BA0DD4A"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kWh/day</w:t>
                  </w:r>
                </w:p>
              </w:tc>
            </w:tr>
            <w:tr w:rsidR="008605BD" w:rsidRPr="00BD6456" w14:paraId="42B4C451" w14:textId="77777777" w:rsidTr="00383C62">
              <w:trPr>
                <w:trHeight w:val="300"/>
              </w:trPr>
              <w:tc>
                <w:tcPr>
                  <w:tcW w:w="6788" w:type="dxa"/>
                </w:tcPr>
                <w:p w14:paraId="54FA6205"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demand cold-mid season day</w:t>
                  </w:r>
                </w:p>
              </w:tc>
              <w:tc>
                <w:tcPr>
                  <w:tcW w:w="1500" w:type="dxa"/>
                </w:tcPr>
                <w:p w14:paraId="248F40F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18840</w:t>
                  </w:r>
                </w:p>
              </w:tc>
              <w:tc>
                <w:tcPr>
                  <w:tcW w:w="1404" w:type="dxa"/>
                </w:tcPr>
                <w:p w14:paraId="26BD2EA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kWh/day</w:t>
                  </w:r>
                </w:p>
              </w:tc>
            </w:tr>
            <w:tr w:rsidR="008605BD" w:rsidRPr="00BD6456" w14:paraId="627D2F25" w14:textId="77777777" w:rsidTr="00383C62">
              <w:trPr>
                <w:trHeight w:val="300"/>
              </w:trPr>
              <w:tc>
                <w:tcPr>
                  <w:tcW w:w="6788" w:type="dxa"/>
                </w:tcPr>
                <w:p w14:paraId="2BDC41FA"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demand hot-mid season day</w:t>
                  </w:r>
                </w:p>
              </w:tc>
              <w:tc>
                <w:tcPr>
                  <w:tcW w:w="1500" w:type="dxa"/>
                </w:tcPr>
                <w:p w14:paraId="3BDBD289"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18840</w:t>
                  </w:r>
                </w:p>
              </w:tc>
              <w:tc>
                <w:tcPr>
                  <w:tcW w:w="1404" w:type="dxa"/>
                </w:tcPr>
                <w:p w14:paraId="7B28ACE1"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kWh/day</w:t>
                  </w:r>
                </w:p>
              </w:tc>
            </w:tr>
            <w:tr w:rsidR="008605BD" w:rsidRPr="00BD6456" w14:paraId="522DE5DB" w14:textId="77777777" w:rsidTr="00383C62">
              <w:trPr>
                <w:trHeight w:val="300"/>
              </w:trPr>
              <w:tc>
                <w:tcPr>
                  <w:tcW w:w="6788" w:type="dxa"/>
                </w:tcPr>
                <w:p w14:paraId="77867E92"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demand hot season day</w:t>
                  </w:r>
                </w:p>
              </w:tc>
              <w:tc>
                <w:tcPr>
                  <w:tcW w:w="1500" w:type="dxa"/>
                </w:tcPr>
                <w:p w14:paraId="7DB2A8F6"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28716,03</w:t>
                  </w:r>
                </w:p>
              </w:tc>
              <w:tc>
                <w:tcPr>
                  <w:tcW w:w="1404" w:type="dxa"/>
                </w:tcPr>
                <w:p w14:paraId="4A08E45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kWh/day</w:t>
                  </w:r>
                </w:p>
              </w:tc>
            </w:tr>
          </w:tbl>
          <w:p w14:paraId="45D7D820" w14:textId="77777777" w:rsidR="008605BD" w:rsidRPr="00BD6456" w:rsidRDefault="008605BD" w:rsidP="00383C62">
            <w:pPr>
              <w:jc w:val="center"/>
              <w:rPr>
                <w:rFonts w:ascii="Times New Roman" w:hAnsi="Times New Roman" w:cs="Times New Roman"/>
                <w:i/>
                <w:iCs/>
                <w:color w:val="ED7D31" w:themeColor="accent2"/>
              </w:rPr>
            </w:pPr>
            <w:r w:rsidRPr="00BD6456">
              <w:rPr>
                <w:rFonts w:ascii="Times New Roman" w:hAnsi="Times New Roman" w:cs="Times New Roman"/>
                <w:i/>
                <w:iCs/>
              </w:rPr>
              <w:t xml:space="preserve"> </w:t>
            </w:r>
          </w:p>
          <w:p w14:paraId="048B2E1A" w14:textId="77777777" w:rsidR="008605BD" w:rsidRPr="00BD6456" w:rsidRDefault="008605BD" w:rsidP="00383C62">
            <w:pPr>
              <w:jc w:val="center"/>
              <w:rPr>
                <w:rFonts w:ascii="Times New Roman" w:eastAsia="Calibri" w:hAnsi="Times New Roman" w:cs="Times New Roman"/>
                <w:i/>
                <w:iCs/>
                <w:color w:val="ED7D31" w:themeColor="accent2"/>
                <w:lang w:eastAsia="es-ES"/>
              </w:rPr>
            </w:pPr>
          </w:p>
          <w:p w14:paraId="6A745331" w14:textId="77777777" w:rsidR="008605BD" w:rsidRPr="00BD6456" w:rsidRDefault="008605BD" w:rsidP="00383C62">
            <w:pPr>
              <w:rPr>
                <w:rFonts w:ascii="Times New Roman" w:hAnsi="Times New Roman" w:cs="Times New Roman"/>
                <w:i/>
                <w:iCs/>
                <w:color w:val="ED7D31" w:themeColor="accent2"/>
              </w:rPr>
            </w:pPr>
          </w:p>
          <w:p w14:paraId="0BA85E0A" w14:textId="77777777" w:rsidR="008605BD" w:rsidRPr="00BD6456" w:rsidRDefault="008605BD" w:rsidP="00383C62">
            <w:pPr>
              <w:pStyle w:val="Caption"/>
              <w:keepNext/>
              <w:rPr>
                <w:rFonts w:ascii="Times New Roman" w:hAnsi="Times New Roman"/>
                <w:szCs w:val="24"/>
              </w:rPr>
            </w:pPr>
            <w:r w:rsidRPr="00BD6456">
              <w:rPr>
                <w:rFonts w:ascii="Times New Roman" w:hAnsi="Times New Roman"/>
                <w:szCs w:val="24"/>
              </w:rPr>
              <w:t xml:space="preserve">Table </w:t>
            </w:r>
            <w:r w:rsidRPr="00BD6456">
              <w:rPr>
                <w:rFonts w:ascii="Times New Roman" w:hAnsi="Times New Roman"/>
                <w:szCs w:val="24"/>
              </w:rPr>
              <w:fldChar w:fldCharType="begin"/>
            </w:r>
            <w:r w:rsidRPr="00BD6456">
              <w:rPr>
                <w:rFonts w:ascii="Times New Roman" w:hAnsi="Times New Roman"/>
                <w:szCs w:val="24"/>
              </w:rPr>
              <w:instrText xml:space="preserve"> SEQ Table \* ARABIC </w:instrText>
            </w:r>
            <w:r w:rsidRPr="00BD6456">
              <w:rPr>
                <w:rFonts w:ascii="Times New Roman" w:hAnsi="Times New Roman"/>
                <w:szCs w:val="24"/>
              </w:rPr>
              <w:fldChar w:fldCharType="separate"/>
            </w:r>
            <w:r w:rsidRPr="00BD6456">
              <w:rPr>
                <w:rFonts w:ascii="Times New Roman" w:hAnsi="Times New Roman"/>
                <w:noProof/>
                <w:szCs w:val="24"/>
              </w:rPr>
              <w:t>4</w:t>
            </w:r>
            <w:r w:rsidRPr="00BD6456">
              <w:rPr>
                <w:rFonts w:ascii="Times New Roman" w:hAnsi="Times New Roman"/>
                <w:szCs w:val="24"/>
              </w:rPr>
              <w:fldChar w:fldCharType="end"/>
            </w:r>
            <w:r w:rsidRPr="00BD6456">
              <w:rPr>
                <w:rFonts w:ascii="Times New Roman" w:eastAsia="Calibri" w:hAnsi="Times New Roman"/>
                <w:iCs/>
                <w:color w:val="ED7D31" w:themeColor="accent2"/>
                <w:szCs w:val="24"/>
              </w:rPr>
              <w:t xml:space="preserve"> Natual gas demand for a representative day in each season</w:t>
            </w:r>
          </w:p>
          <w:tbl>
            <w:tblPr>
              <w:tblStyle w:val="TableGrid"/>
              <w:tblW w:w="0" w:type="auto"/>
              <w:tblLook w:val="06A0" w:firstRow="1" w:lastRow="0" w:firstColumn="1" w:lastColumn="0" w:noHBand="1" w:noVBand="1"/>
            </w:tblPr>
            <w:tblGrid>
              <w:gridCol w:w="6795"/>
              <w:gridCol w:w="1470"/>
              <w:gridCol w:w="1350"/>
            </w:tblGrid>
            <w:tr w:rsidR="008605BD" w:rsidRPr="00BD6456" w14:paraId="042B3B29" w14:textId="77777777" w:rsidTr="00383C62">
              <w:trPr>
                <w:trHeight w:val="300"/>
              </w:trPr>
              <w:tc>
                <w:tcPr>
                  <w:tcW w:w="6795" w:type="dxa"/>
                </w:tcPr>
                <w:p w14:paraId="552C53F0"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demand cold season day</w:t>
                  </w:r>
                </w:p>
              </w:tc>
              <w:tc>
                <w:tcPr>
                  <w:tcW w:w="1470" w:type="dxa"/>
                </w:tcPr>
                <w:p w14:paraId="209D01C5"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5158,13</w:t>
                  </w:r>
                </w:p>
              </w:tc>
              <w:tc>
                <w:tcPr>
                  <w:tcW w:w="1350" w:type="dxa"/>
                </w:tcPr>
                <w:p w14:paraId="4259A567"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Nm3/day</w:t>
                  </w:r>
                </w:p>
              </w:tc>
            </w:tr>
            <w:tr w:rsidR="008605BD" w:rsidRPr="00BD6456" w14:paraId="54D98502" w14:textId="77777777" w:rsidTr="00383C62">
              <w:trPr>
                <w:trHeight w:val="300"/>
              </w:trPr>
              <w:tc>
                <w:tcPr>
                  <w:tcW w:w="6795" w:type="dxa"/>
                </w:tcPr>
                <w:p w14:paraId="0989461A"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demand cold-mid season day</w:t>
                  </w:r>
                </w:p>
              </w:tc>
              <w:tc>
                <w:tcPr>
                  <w:tcW w:w="1470" w:type="dxa"/>
                </w:tcPr>
                <w:p w14:paraId="7252FB61"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1032,45</w:t>
                  </w:r>
                </w:p>
              </w:tc>
              <w:tc>
                <w:tcPr>
                  <w:tcW w:w="1350" w:type="dxa"/>
                </w:tcPr>
                <w:p w14:paraId="7482B15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Nm3/day</w:t>
                  </w:r>
                </w:p>
              </w:tc>
            </w:tr>
            <w:tr w:rsidR="008605BD" w:rsidRPr="00BD6456" w14:paraId="6CFB2DB5" w14:textId="77777777" w:rsidTr="00383C62">
              <w:trPr>
                <w:trHeight w:val="300"/>
              </w:trPr>
              <w:tc>
                <w:tcPr>
                  <w:tcW w:w="6795" w:type="dxa"/>
                </w:tcPr>
                <w:p w14:paraId="37D07F0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demand hot-mid season day</w:t>
                  </w:r>
                </w:p>
              </w:tc>
              <w:tc>
                <w:tcPr>
                  <w:tcW w:w="1470" w:type="dxa"/>
                </w:tcPr>
                <w:p w14:paraId="54A73A6A"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1032,45</w:t>
                  </w:r>
                </w:p>
              </w:tc>
              <w:tc>
                <w:tcPr>
                  <w:tcW w:w="1350" w:type="dxa"/>
                </w:tcPr>
                <w:p w14:paraId="2E78D7CA"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Nm3/day</w:t>
                  </w:r>
                </w:p>
              </w:tc>
            </w:tr>
            <w:tr w:rsidR="008605BD" w:rsidRPr="00BD6456" w14:paraId="04D89173" w14:textId="77777777" w:rsidTr="00383C62">
              <w:trPr>
                <w:trHeight w:val="300"/>
              </w:trPr>
              <w:tc>
                <w:tcPr>
                  <w:tcW w:w="6795" w:type="dxa"/>
                </w:tcPr>
                <w:p w14:paraId="7B1563F9"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demand hot season day</w:t>
                  </w:r>
                </w:p>
              </w:tc>
              <w:tc>
                <w:tcPr>
                  <w:tcW w:w="1470" w:type="dxa"/>
                </w:tcPr>
                <w:p w14:paraId="7EA944F5"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1032,45</w:t>
                  </w:r>
                </w:p>
              </w:tc>
              <w:tc>
                <w:tcPr>
                  <w:tcW w:w="1350" w:type="dxa"/>
                </w:tcPr>
                <w:p w14:paraId="3EC774CC"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Nm3/day</w:t>
                  </w:r>
                </w:p>
              </w:tc>
            </w:tr>
          </w:tbl>
          <w:p w14:paraId="0350AC5E" w14:textId="77777777" w:rsidR="008605BD" w:rsidRPr="00BD6456" w:rsidRDefault="008605BD" w:rsidP="00383C62">
            <w:pPr>
              <w:jc w:val="center"/>
              <w:rPr>
                <w:rFonts w:ascii="Times New Roman" w:hAnsi="Times New Roman" w:cs="Times New Roman"/>
                <w:i/>
                <w:iCs/>
              </w:rPr>
            </w:pPr>
          </w:p>
          <w:p w14:paraId="48F13F7B" w14:textId="77777777" w:rsidR="008605BD" w:rsidRPr="00BD6456" w:rsidRDefault="008605BD" w:rsidP="00383C62">
            <w:pPr>
              <w:rPr>
                <w:rFonts w:ascii="Times New Roman" w:hAnsi="Times New Roman" w:cs="Times New Roman"/>
                <w:i/>
                <w:iCs/>
                <w:color w:val="ED7D31" w:themeColor="accent2"/>
              </w:rPr>
            </w:pPr>
          </w:p>
          <w:p w14:paraId="6A1D2767" w14:textId="77777777" w:rsidR="008605BD" w:rsidRPr="00BD6456" w:rsidRDefault="008605BD" w:rsidP="00383C62">
            <w:pPr>
              <w:pStyle w:val="Caption"/>
              <w:keepNext/>
              <w:rPr>
                <w:rFonts w:ascii="Times New Roman" w:hAnsi="Times New Roman"/>
                <w:szCs w:val="24"/>
              </w:rPr>
            </w:pPr>
            <w:r w:rsidRPr="00BD6456">
              <w:rPr>
                <w:rFonts w:ascii="Times New Roman" w:hAnsi="Times New Roman"/>
                <w:szCs w:val="24"/>
              </w:rPr>
              <w:t xml:space="preserve">Table </w:t>
            </w:r>
            <w:r w:rsidRPr="00BD6456">
              <w:rPr>
                <w:rFonts w:ascii="Times New Roman" w:hAnsi="Times New Roman"/>
                <w:szCs w:val="24"/>
              </w:rPr>
              <w:fldChar w:fldCharType="begin"/>
            </w:r>
            <w:r w:rsidRPr="00BD6456">
              <w:rPr>
                <w:rFonts w:ascii="Times New Roman" w:hAnsi="Times New Roman"/>
                <w:szCs w:val="24"/>
              </w:rPr>
              <w:instrText xml:space="preserve"> SEQ Table \* ARABIC </w:instrText>
            </w:r>
            <w:r w:rsidRPr="00BD6456">
              <w:rPr>
                <w:rFonts w:ascii="Times New Roman" w:hAnsi="Times New Roman"/>
                <w:szCs w:val="24"/>
              </w:rPr>
              <w:fldChar w:fldCharType="separate"/>
            </w:r>
            <w:r w:rsidRPr="00BD6456">
              <w:rPr>
                <w:rFonts w:ascii="Times New Roman" w:hAnsi="Times New Roman"/>
                <w:noProof/>
                <w:szCs w:val="24"/>
              </w:rPr>
              <w:t>5</w:t>
            </w:r>
            <w:r w:rsidRPr="00BD6456">
              <w:rPr>
                <w:rFonts w:ascii="Times New Roman" w:hAnsi="Times New Roman"/>
                <w:szCs w:val="24"/>
              </w:rPr>
              <w:fldChar w:fldCharType="end"/>
            </w:r>
            <w:r w:rsidRPr="00BD6456">
              <w:rPr>
                <w:rFonts w:ascii="Times New Roman" w:hAnsi="Times New Roman"/>
                <w:szCs w:val="24"/>
              </w:rPr>
              <w:t xml:space="preserve"> Primary energy consumption a representative day in each season</w:t>
            </w:r>
          </w:p>
          <w:tbl>
            <w:tblPr>
              <w:tblStyle w:val="TableGrid"/>
              <w:tblW w:w="0" w:type="auto"/>
              <w:tblLook w:val="06A0" w:firstRow="1" w:lastRow="0" w:firstColumn="1" w:lastColumn="0" w:noHBand="1" w:noVBand="1"/>
            </w:tblPr>
            <w:tblGrid>
              <w:gridCol w:w="6746"/>
              <w:gridCol w:w="1704"/>
              <w:gridCol w:w="1242"/>
            </w:tblGrid>
            <w:tr w:rsidR="008605BD" w:rsidRPr="00BD6456" w14:paraId="4A6089EC" w14:textId="77777777" w:rsidTr="00383C62">
              <w:trPr>
                <w:trHeight w:val="300"/>
              </w:trPr>
              <w:tc>
                <w:tcPr>
                  <w:tcW w:w="6746" w:type="dxa"/>
                </w:tcPr>
                <w:p w14:paraId="7B7D8377"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Primary energy consumption representative cold season day</w:t>
                  </w:r>
                </w:p>
              </w:tc>
              <w:tc>
                <w:tcPr>
                  <w:tcW w:w="1704" w:type="dxa"/>
                </w:tcPr>
                <w:p w14:paraId="19295F66"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97092,96</w:t>
                  </w:r>
                </w:p>
              </w:tc>
              <w:tc>
                <w:tcPr>
                  <w:tcW w:w="1242" w:type="dxa"/>
                </w:tcPr>
                <w:p w14:paraId="633D8692"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kW/day</w:t>
                  </w:r>
                </w:p>
              </w:tc>
            </w:tr>
            <w:tr w:rsidR="008605BD" w:rsidRPr="00BD6456" w14:paraId="32F536DC" w14:textId="77777777" w:rsidTr="00383C62">
              <w:trPr>
                <w:trHeight w:val="300"/>
              </w:trPr>
              <w:tc>
                <w:tcPr>
                  <w:tcW w:w="6746" w:type="dxa"/>
                </w:tcPr>
                <w:p w14:paraId="7497F860"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Primary energy consumption Representative cold-mid season day</w:t>
                  </w:r>
                </w:p>
              </w:tc>
              <w:tc>
                <w:tcPr>
                  <w:tcW w:w="1704" w:type="dxa"/>
                </w:tcPr>
                <w:p w14:paraId="05206C52"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55515,54</w:t>
                  </w:r>
                </w:p>
              </w:tc>
              <w:tc>
                <w:tcPr>
                  <w:tcW w:w="1242" w:type="dxa"/>
                </w:tcPr>
                <w:p w14:paraId="47E83990"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kW/day</w:t>
                  </w:r>
                </w:p>
              </w:tc>
            </w:tr>
            <w:tr w:rsidR="008605BD" w:rsidRPr="00BD6456" w14:paraId="4B37F495" w14:textId="77777777" w:rsidTr="00383C62">
              <w:trPr>
                <w:trHeight w:val="300"/>
              </w:trPr>
              <w:tc>
                <w:tcPr>
                  <w:tcW w:w="6746" w:type="dxa"/>
                </w:tcPr>
                <w:p w14:paraId="04465ED5"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Primary energy consumption hot-mid season day</w:t>
                  </w:r>
                </w:p>
              </w:tc>
              <w:tc>
                <w:tcPr>
                  <w:tcW w:w="1704" w:type="dxa"/>
                </w:tcPr>
                <w:p w14:paraId="1AB0BABE"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55515,54</w:t>
                  </w:r>
                </w:p>
              </w:tc>
              <w:tc>
                <w:tcPr>
                  <w:tcW w:w="1242" w:type="dxa"/>
                </w:tcPr>
                <w:p w14:paraId="08F8C8B1"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kW/day</w:t>
                  </w:r>
                </w:p>
              </w:tc>
            </w:tr>
            <w:tr w:rsidR="008605BD" w:rsidRPr="00BD6456" w14:paraId="48DDDCC8" w14:textId="77777777" w:rsidTr="00383C62">
              <w:trPr>
                <w:trHeight w:val="300"/>
              </w:trPr>
              <w:tc>
                <w:tcPr>
                  <w:tcW w:w="6746" w:type="dxa"/>
                </w:tcPr>
                <w:p w14:paraId="3CAEE081"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Primary energy consumption hot season day</w:t>
                  </w:r>
                </w:p>
              </w:tc>
              <w:tc>
                <w:tcPr>
                  <w:tcW w:w="1704" w:type="dxa"/>
                </w:tcPr>
                <w:p w14:paraId="1BE78FAE"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79313,21</w:t>
                  </w:r>
                </w:p>
              </w:tc>
              <w:tc>
                <w:tcPr>
                  <w:tcW w:w="1242" w:type="dxa"/>
                </w:tcPr>
                <w:p w14:paraId="1D7FBF62"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kW/day</w:t>
                  </w:r>
                </w:p>
              </w:tc>
            </w:tr>
          </w:tbl>
          <w:p w14:paraId="026BB7C1" w14:textId="77777777" w:rsidR="008605BD" w:rsidRPr="00BD6456" w:rsidRDefault="008605BD" w:rsidP="00383C62">
            <w:pPr>
              <w:jc w:val="center"/>
              <w:rPr>
                <w:rFonts w:ascii="Times New Roman" w:eastAsia="Calibri" w:hAnsi="Times New Roman" w:cs="Times New Roman"/>
                <w:i/>
                <w:iCs/>
                <w:color w:val="ED7D31" w:themeColor="accent2"/>
                <w:lang w:eastAsia="es-ES"/>
              </w:rPr>
            </w:pPr>
          </w:p>
          <w:p w14:paraId="79752B72" w14:textId="77777777" w:rsidR="008605BD" w:rsidRPr="00BD6456" w:rsidRDefault="008605BD" w:rsidP="00383C62">
            <w:pPr>
              <w:rPr>
                <w:rFonts w:ascii="Times New Roman" w:eastAsia="Calibri" w:hAnsi="Times New Roman" w:cs="Times New Roman"/>
                <w:i/>
                <w:iCs/>
                <w:color w:val="ED7D31" w:themeColor="accent2"/>
                <w:lang w:eastAsia="es-ES"/>
              </w:rPr>
            </w:pPr>
          </w:p>
          <w:p w14:paraId="1F10A76F" w14:textId="77777777" w:rsidR="008605BD" w:rsidRPr="00BD6456" w:rsidRDefault="008605BD" w:rsidP="00383C62">
            <w:pPr>
              <w:pStyle w:val="Caption"/>
              <w:keepNext/>
              <w:rPr>
                <w:rFonts w:ascii="Times New Roman" w:hAnsi="Times New Roman"/>
                <w:szCs w:val="24"/>
              </w:rPr>
            </w:pPr>
            <w:r w:rsidRPr="00BD6456">
              <w:rPr>
                <w:rFonts w:ascii="Times New Roman" w:hAnsi="Times New Roman"/>
                <w:szCs w:val="24"/>
              </w:rPr>
              <w:t xml:space="preserve">Table </w:t>
            </w:r>
            <w:r w:rsidRPr="00BD6456">
              <w:rPr>
                <w:rFonts w:ascii="Times New Roman" w:hAnsi="Times New Roman"/>
                <w:szCs w:val="24"/>
              </w:rPr>
              <w:fldChar w:fldCharType="begin"/>
            </w:r>
            <w:r w:rsidRPr="00BD6456">
              <w:rPr>
                <w:rFonts w:ascii="Times New Roman" w:hAnsi="Times New Roman"/>
                <w:szCs w:val="24"/>
              </w:rPr>
              <w:instrText xml:space="preserve"> SEQ Table \* ARABIC </w:instrText>
            </w:r>
            <w:r w:rsidRPr="00BD6456">
              <w:rPr>
                <w:rFonts w:ascii="Times New Roman" w:hAnsi="Times New Roman"/>
                <w:szCs w:val="24"/>
              </w:rPr>
              <w:fldChar w:fldCharType="separate"/>
            </w:r>
            <w:r w:rsidRPr="00BD6456">
              <w:rPr>
                <w:rFonts w:ascii="Times New Roman" w:hAnsi="Times New Roman"/>
                <w:noProof/>
                <w:szCs w:val="24"/>
              </w:rPr>
              <w:t>6</w:t>
            </w:r>
            <w:r w:rsidRPr="00BD6456">
              <w:rPr>
                <w:rFonts w:ascii="Times New Roman" w:hAnsi="Times New Roman"/>
                <w:szCs w:val="24"/>
              </w:rPr>
              <w:fldChar w:fldCharType="end"/>
            </w:r>
            <w:r w:rsidRPr="00BD6456">
              <w:rPr>
                <w:rFonts w:ascii="Times New Roman" w:eastAsia="Calibri" w:hAnsi="Times New Roman"/>
                <w:iCs/>
                <w:color w:val="ED7D31" w:themeColor="accent2"/>
                <w:szCs w:val="24"/>
              </w:rPr>
              <w:t xml:space="preserve"> Total emissions for a representative day in each season</w:t>
            </w:r>
          </w:p>
          <w:tbl>
            <w:tblPr>
              <w:tblStyle w:val="TableGrid"/>
              <w:tblW w:w="0" w:type="auto"/>
              <w:tblLook w:val="06A0" w:firstRow="1" w:lastRow="0" w:firstColumn="1" w:lastColumn="0" w:noHBand="1" w:noVBand="1"/>
            </w:tblPr>
            <w:tblGrid>
              <w:gridCol w:w="6708"/>
              <w:gridCol w:w="1532"/>
              <w:gridCol w:w="1452"/>
            </w:tblGrid>
            <w:tr w:rsidR="008605BD" w:rsidRPr="00BD6456" w14:paraId="4E5372FF" w14:textId="77777777" w:rsidTr="00383C62">
              <w:trPr>
                <w:trHeight w:val="300"/>
              </w:trPr>
              <w:tc>
                <w:tcPr>
                  <w:tcW w:w="6708" w:type="dxa"/>
                </w:tcPr>
                <w:p w14:paraId="5CF410D5"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Emission cold season day</w:t>
                  </w:r>
                </w:p>
              </w:tc>
              <w:tc>
                <w:tcPr>
                  <w:tcW w:w="1532" w:type="dxa"/>
                </w:tcPr>
                <w:p w14:paraId="1A36AE79"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17050,76</w:t>
                  </w:r>
                </w:p>
              </w:tc>
              <w:tc>
                <w:tcPr>
                  <w:tcW w:w="1452" w:type="dxa"/>
                </w:tcPr>
                <w:p w14:paraId="3ED00B6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kg CO2/day</w:t>
                  </w:r>
                </w:p>
              </w:tc>
            </w:tr>
            <w:tr w:rsidR="008605BD" w:rsidRPr="00BD6456" w14:paraId="40CE0EC4" w14:textId="77777777" w:rsidTr="00383C62">
              <w:trPr>
                <w:trHeight w:val="300"/>
              </w:trPr>
              <w:tc>
                <w:tcPr>
                  <w:tcW w:w="6708" w:type="dxa"/>
                </w:tcPr>
                <w:p w14:paraId="726F7A06"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Emission cold-mid season day</w:t>
                  </w:r>
                </w:p>
              </w:tc>
              <w:tc>
                <w:tcPr>
                  <w:tcW w:w="1532" w:type="dxa"/>
                </w:tcPr>
                <w:p w14:paraId="39A92CC5"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8713,59</w:t>
                  </w:r>
                </w:p>
              </w:tc>
              <w:tc>
                <w:tcPr>
                  <w:tcW w:w="1452" w:type="dxa"/>
                </w:tcPr>
                <w:p w14:paraId="2A274D5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kg CO2/day</w:t>
                  </w:r>
                </w:p>
              </w:tc>
            </w:tr>
            <w:tr w:rsidR="008605BD" w:rsidRPr="00BD6456" w14:paraId="2882D1E0" w14:textId="77777777" w:rsidTr="00383C62">
              <w:trPr>
                <w:trHeight w:val="300"/>
              </w:trPr>
              <w:tc>
                <w:tcPr>
                  <w:tcW w:w="6708" w:type="dxa"/>
                </w:tcPr>
                <w:p w14:paraId="3C195616"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Emission hot-mid season day</w:t>
                  </w:r>
                </w:p>
              </w:tc>
              <w:tc>
                <w:tcPr>
                  <w:tcW w:w="1532" w:type="dxa"/>
                </w:tcPr>
                <w:p w14:paraId="33085E83"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8713,59</w:t>
                  </w:r>
                </w:p>
              </w:tc>
              <w:tc>
                <w:tcPr>
                  <w:tcW w:w="1452" w:type="dxa"/>
                </w:tcPr>
                <w:p w14:paraId="631E9D3B"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kg CO2/day</w:t>
                  </w:r>
                </w:p>
              </w:tc>
            </w:tr>
            <w:tr w:rsidR="008605BD" w:rsidRPr="00BD6456" w14:paraId="6FA98D14" w14:textId="77777777" w:rsidTr="00383C62">
              <w:trPr>
                <w:trHeight w:val="300"/>
              </w:trPr>
              <w:tc>
                <w:tcPr>
                  <w:tcW w:w="6708" w:type="dxa"/>
                </w:tcPr>
                <w:p w14:paraId="3DBA585D"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Emission hot season day</w:t>
                  </w:r>
                </w:p>
              </w:tc>
              <w:tc>
                <w:tcPr>
                  <w:tcW w:w="1532" w:type="dxa"/>
                </w:tcPr>
                <w:p w14:paraId="30DCC765"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12304,32</w:t>
                  </w:r>
                </w:p>
              </w:tc>
              <w:tc>
                <w:tcPr>
                  <w:tcW w:w="1452" w:type="dxa"/>
                </w:tcPr>
                <w:p w14:paraId="20DA3ED7"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kg CO2/day</w:t>
                  </w:r>
                </w:p>
              </w:tc>
            </w:tr>
          </w:tbl>
          <w:p w14:paraId="56962356" w14:textId="77777777" w:rsidR="008605BD" w:rsidRPr="00BD6456" w:rsidRDefault="008605BD" w:rsidP="00383C62">
            <w:pPr>
              <w:spacing w:line="259" w:lineRule="auto"/>
              <w:jc w:val="center"/>
              <w:rPr>
                <w:rFonts w:ascii="Times New Roman" w:eastAsia="Calibri" w:hAnsi="Times New Roman" w:cs="Times New Roman"/>
                <w:i/>
                <w:iCs/>
                <w:color w:val="ED7D31" w:themeColor="accent2"/>
                <w:lang w:eastAsia="es-ES"/>
              </w:rPr>
            </w:pPr>
          </w:p>
          <w:p w14:paraId="3971B5CC" w14:textId="77777777" w:rsidR="008605BD" w:rsidRPr="00BD6456" w:rsidRDefault="008605BD" w:rsidP="00383C62">
            <w:pPr>
              <w:spacing w:line="259" w:lineRule="auto"/>
              <w:jc w:val="center"/>
              <w:rPr>
                <w:rFonts w:ascii="Times New Roman" w:eastAsia="Calibri" w:hAnsi="Times New Roman" w:cs="Times New Roman"/>
                <w:i/>
                <w:iCs/>
                <w:color w:val="ED7D31" w:themeColor="accent2"/>
                <w:lang w:eastAsia="es-ES"/>
              </w:rPr>
            </w:pPr>
          </w:p>
          <w:p w14:paraId="5A5826A7" w14:textId="77777777" w:rsidR="008605BD" w:rsidRPr="00BD6456" w:rsidRDefault="008605BD" w:rsidP="00383C62">
            <w:pPr>
              <w:pStyle w:val="Caption"/>
              <w:keepNext/>
              <w:rPr>
                <w:rFonts w:ascii="Times New Roman" w:hAnsi="Times New Roman"/>
                <w:szCs w:val="24"/>
              </w:rPr>
            </w:pPr>
            <w:r w:rsidRPr="00BD6456">
              <w:rPr>
                <w:rFonts w:ascii="Times New Roman" w:hAnsi="Times New Roman"/>
                <w:szCs w:val="24"/>
              </w:rPr>
              <w:t xml:space="preserve">Table </w:t>
            </w:r>
            <w:r w:rsidRPr="00BD6456">
              <w:rPr>
                <w:rFonts w:ascii="Times New Roman" w:hAnsi="Times New Roman"/>
                <w:szCs w:val="24"/>
              </w:rPr>
              <w:fldChar w:fldCharType="begin"/>
            </w:r>
            <w:r w:rsidRPr="00BD6456">
              <w:rPr>
                <w:rFonts w:ascii="Times New Roman" w:hAnsi="Times New Roman"/>
                <w:szCs w:val="24"/>
              </w:rPr>
              <w:instrText xml:space="preserve"> SEQ Table \* ARABIC </w:instrText>
            </w:r>
            <w:r w:rsidRPr="00BD6456">
              <w:rPr>
                <w:rFonts w:ascii="Times New Roman" w:hAnsi="Times New Roman"/>
                <w:szCs w:val="24"/>
              </w:rPr>
              <w:fldChar w:fldCharType="separate"/>
            </w:r>
            <w:r w:rsidRPr="00BD6456">
              <w:rPr>
                <w:rFonts w:ascii="Times New Roman" w:hAnsi="Times New Roman"/>
                <w:noProof/>
                <w:szCs w:val="24"/>
              </w:rPr>
              <w:t>7</w:t>
            </w:r>
            <w:r w:rsidRPr="00BD6456">
              <w:rPr>
                <w:rFonts w:ascii="Times New Roman" w:hAnsi="Times New Roman"/>
                <w:szCs w:val="24"/>
              </w:rPr>
              <w:fldChar w:fldCharType="end"/>
            </w:r>
            <w:r w:rsidRPr="00BD6456">
              <w:rPr>
                <w:rFonts w:ascii="Times New Roman" w:eastAsia="Calibri" w:hAnsi="Times New Roman"/>
                <w:iCs/>
                <w:color w:val="ED7D31" w:themeColor="accent2"/>
                <w:szCs w:val="24"/>
              </w:rPr>
              <w:t xml:space="preserve"> Associated energy electricity costs for a representative day in each season</w:t>
            </w:r>
          </w:p>
          <w:tbl>
            <w:tblPr>
              <w:tblStyle w:val="TableGrid"/>
              <w:tblW w:w="0" w:type="auto"/>
              <w:tblLook w:val="06A0" w:firstRow="1" w:lastRow="0" w:firstColumn="1" w:lastColumn="0" w:noHBand="1" w:noVBand="1"/>
            </w:tblPr>
            <w:tblGrid>
              <w:gridCol w:w="6707"/>
              <w:gridCol w:w="1501"/>
              <w:gridCol w:w="1484"/>
            </w:tblGrid>
            <w:tr w:rsidR="008605BD" w:rsidRPr="00BD6456" w14:paraId="0F80322C" w14:textId="77777777" w:rsidTr="00383C62">
              <w:trPr>
                <w:trHeight w:val="300"/>
              </w:trPr>
              <w:tc>
                <w:tcPr>
                  <w:tcW w:w="6707" w:type="dxa"/>
                </w:tcPr>
                <w:p w14:paraId="02CFC2D1"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costs for cold season day</w:t>
                  </w:r>
                </w:p>
              </w:tc>
              <w:tc>
                <w:tcPr>
                  <w:tcW w:w="1501" w:type="dxa"/>
                </w:tcPr>
                <w:p w14:paraId="77717FD9"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1339,191</w:t>
                  </w:r>
                </w:p>
              </w:tc>
              <w:tc>
                <w:tcPr>
                  <w:tcW w:w="1484" w:type="dxa"/>
                </w:tcPr>
                <w:p w14:paraId="5842A351"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2DEEC7E2" w14:textId="77777777" w:rsidTr="00383C62">
              <w:trPr>
                <w:trHeight w:val="300"/>
              </w:trPr>
              <w:tc>
                <w:tcPr>
                  <w:tcW w:w="6707" w:type="dxa"/>
                </w:tcPr>
                <w:p w14:paraId="441169FF"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costs for cold-mid season day</w:t>
                  </w:r>
                </w:p>
              </w:tc>
              <w:tc>
                <w:tcPr>
                  <w:tcW w:w="1501" w:type="dxa"/>
                </w:tcPr>
                <w:p w14:paraId="6B1C3553"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976,5087</w:t>
                  </w:r>
                </w:p>
              </w:tc>
              <w:tc>
                <w:tcPr>
                  <w:tcW w:w="1484" w:type="dxa"/>
                </w:tcPr>
                <w:p w14:paraId="34369B40"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173FE0DB" w14:textId="77777777" w:rsidTr="00383C62">
              <w:trPr>
                <w:trHeight w:val="300"/>
              </w:trPr>
              <w:tc>
                <w:tcPr>
                  <w:tcW w:w="6707" w:type="dxa"/>
                </w:tcPr>
                <w:p w14:paraId="3C76F694"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costs for cold-mid season day</w:t>
                  </w:r>
                </w:p>
              </w:tc>
              <w:tc>
                <w:tcPr>
                  <w:tcW w:w="1501" w:type="dxa"/>
                </w:tcPr>
                <w:p w14:paraId="3ADE5E90"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967,315</w:t>
                  </w:r>
                </w:p>
              </w:tc>
              <w:tc>
                <w:tcPr>
                  <w:tcW w:w="1484" w:type="dxa"/>
                </w:tcPr>
                <w:p w14:paraId="7FDE892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3D4DA611" w14:textId="77777777" w:rsidTr="00383C62">
              <w:trPr>
                <w:trHeight w:val="300"/>
              </w:trPr>
              <w:tc>
                <w:tcPr>
                  <w:tcW w:w="6707" w:type="dxa"/>
                </w:tcPr>
                <w:p w14:paraId="08A1DCA5" w14:textId="77777777" w:rsidR="008605BD" w:rsidRPr="00BD6456" w:rsidRDefault="008605BD" w:rsidP="00383C62">
                  <w:pPr>
                    <w:rPr>
                      <w:rFonts w:ascii="Times New Roman" w:eastAsia="Calibri" w:hAnsi="Times New Roman" w:cs="Times New Roman"/>
                      <w:color w:val="ED7D31" w:themeColor="accent2"/>
                    </w:rPr>
                  </w:pPr>
                  <w:r w:rsidRPr="00BD6456">
                    <w:rPr>
                      <w:rFonts w:ascii="Times New Roman" w:eastAsia="Calibri" w:hAnsi="Times New Roman" w:cs="Times New Roman"/>
                      <w:color w:val="ED7D31" w:themeColor="accent2"/>
                    </w:rPr>
                    <w:t>Electricity costs for hot season day</w:t>
                  </w:r>
                </w:p>
              </w:tc>
              <w:tc>
                <w:tcPr>
                  <w:tcW w:w="1501" w:type="dxa"/>
                </w:tcPr>
                <w:p w14:paraId="449A6A6D"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1527,227</w:t>
                  </w:r>
                </w:p>
              </w:tc>
              <w:tc>
                <w:tcPr>
                  <w:tcW w:w="1484" w:type="dxa"/>
                </w:tcPr>
                <w:p w14:paraId="72F1B22F"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bl>
          <w:p w14:paraId="66E8B0B7" w14:textId="77777777" w:rsidR="008605BD" w:rsidRPr="00BD6456" w:rsidRDefault="008605BD" w:rsidP="00383C62">
            <w:pPr>
              <w:spacing w:line="259" w:lineRule="auto"/>
              <w:jc w:val="center"/>
              <w:rPr>
                <w:rFonts w:ascii="Times New Roman" w:eastAsia="Calibri" w:hAnsi="Times New Roman" w:cs="Times New Roman"/>
                <w:i/>
                <w:iCs/>
                <w:color w:val="ED7D31" w:themeColor="accent2"/>
                <w:lang w:eastAsia="es-ES"/>
              </w:rPr>
            </w:pPr>
          </w:p>
          <w:p w14:paraId="07D054D2" w14:textId="77777777" w:rsidR="008605BD" w:rsidRPr="00BD6456" w:rsidRDefault="008605BD" w:rsidP="00383C62">
            <w:pPr>
              <w:spacing w:line="259" w:lineRule="auto"/>
              <w:rPr>
                <w:rFonts w:ascii="Times New Roman" w:eastAsia="Calibri" w:hAnsi="Times New Roman" w:cs="Times New Roman"/>
                <w:i/>
                <w:iCs/>
                <w:color w:val="ED7D31" w:themeColor="accent2"/>
                <w:lang w:eastAsia="es-ES"/>
              </w:rPr>
            </w:pPr>
          </w:p>
          <w:p w14:paraId="5E52A4D3" w14:textId="77777777" w:rsidR="008605BD" w:rsidRPr="00BD6456" w:rsidRDefault="008605BD" w:rsidP="00383C62">
            <w:pPr>
              <w:pStyle w:val="Caption"/>
              <w:keepNext/>
              <w:rPr>
                <w:rFonts w:ascii="Times New Roman" w:hAnsi="Times New Roman"/>
                <w:szCs w:val="24"/>
              </w:rPr>
            </w:pPr>
            <w:r w:rsidRPr="00BD6456">
              <w:rPr>
                <w:rFonts w:ascii="Times New Roman" w:hAnsi="Times New Roman"/>
                <w:szCs w:val="24"/>
              </w:rPr>
              <w:t xml:space="preserve">Table </w:t>
            </w:r>
            <w:r w:rsidRPr="00BD6456">
              <w:rPr>
                <w:rFonts w:ascii="Times New Roman" w:hAnsi="Times New Roman"/>
                <w:szCs w:val="24"/>
              </w:rPr>
              <w:fldChar w:fldCharType="begin"/>
            </w:r>
            <w:r w:rsidRPr="00BD6456">
              <w:rPr>
                <w:rFonts w:ascii="Times New Roman" w:hAnsi="Times New Roman"/>
                <w:szCs w:val="24"/>
              </w:rPr>
              <w:instrText xml:space="preserve"> SEQ Table \* ARABIC </w:instrText>
            </w:r>
            <w:r w:rsidRPr="00BD6456">
              <w:rPr>
                <w:rFonts w:ascii="Times New Roman" w:hAnsi="Times New Roman"/>
                <w:szCs w:val="24"/>
              </w:rPr>
              <w:fldChar w:fldCharType="separate"/>
            </w:r>
            <w:r w:rsidRPr="00BD6456">
              <w:rPr>
                <w:rFonts w:ascii="Times New Roman" w:hAnsi="Times New Roman"/>
                <w:noProof/>
                <w:szCs w:val="24"/>
              </w:rPr>
              <w:t>8</w:t>
            </w:r>
            <w:r w:rsidRPr="00BD6456">
              <w:rPr>
                <w:rFonts w:ascii="Times New Roman" w:hAnsi="Times New Roman"/>
                <w:szCs w:val="24"/>
              </w:rPr>
              <w:fldChar w:fldCharType="end"/>
            </w:r>
            <w:r w:rsidRPr="00BD6456">
              <w:rPr>
                <w:rFonts w:ascii="Times New Roman" w:eastAsia="Calibri" w:hAnsi="Times New Roman"/>
                <w:iCs/>
                <w:color w:val="ED7D31" w:themeColor="accent2"/>
                <w:szCs w:val="24"/>
              </w:rPr>
              <w:t xml:space="preserve"> Associated NG costs for a representative day in each season</w:t>
            </w:r>
          </w:p>
          <w:tbl>
            <w:tblPr>
              <w:tblStyle w:val="TableGrid"/>
              <w:tblW w:w="0" w:type="auto"/>
              <w:tblLook w:val="06A0" w:firstRow="1" w:lastRow="0" w:firstColumn="1" w:lastColumn="0" w:noHBand="1" w:noVBand="1"/>
            </w:tblPr>
            <w:tblGrid>
              <w:gridCol w:w="6703"/>
              <w:gridCol w:w="1463"/>
              <w:gridCol w:w="1526"/>
            </w:tblGrid>
            <w:tr w:rsidR="008605BD" w:rsidRPr="00BD6456" w14:paraId="5952D5D7" w14:textId="77777777" w:rsidTr="00383C62">
              <w:trPr>
                <w:trHeight w:val="300"/>
              </w:trPr>
              <w:tc>
                <w:tcPr>
                  <w:tcW w:w="6703" w:type="dxa"/>
                </w:tcPr>
                <w:p w14:paraId="238A16C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costs for cold season day</w:t>
                  </w:r>
                </w:p>
              </w:tc>
              <w:tc>
                <w:tcPr>
                  <w:tcW w:w="1463" w:type="dxa"/>
                </w:tcPr>
                <w:p w14:paraId="0397DDBB"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1187,41</w:t>
                  </w:r>
                </w:p>
              </w:tc>
              <w:tc>
                <w:tcPr>
                  <w:tcW w:w="1526" w:type="dxa"/>
                </w:tcPr>
                <w:p w14:paraId="74220CD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79CDF068" w14:textId="77777777" w:rsidTr="00383C62">
              <w:trPr>
                <w:trHeight w:val="300"/>
              </w:trPr>
              <w:tc>
                <w:tcPr>
                  <w:tcW w:w="6703" w:type="dxa"/>
                </w:tcPr>
                <w:p w14:paraId="59E27531"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costs for cold-mid season day</w:t>
                  </w:r>
                </w:p>
              </w:tc>
              <w:tc>
                <w:tcPr>
                  <w:tcW w:w="1463" w:type="dxa"/>
                </w:tcPr>
                <w:p w14:paraId="5FB6BBB4"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205,04</w:t>
                  </w:r>
                </w:p>
              </w:tc>
              <w:tc>
                <w:tcPr>
                  <w:tcW w:w="1526" w:type="dxa"/>
                </w:tcPr>
                <w:p w14:paraId="004BDF9B"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44EB41CB" w14:textId="77777777" w:rsidTr="00383C62">
              <w:trPr>
                <w:trHeight w:val="300"/>
              </w:trPr>
              <w:tc>
                <w:tcPr>
                  <w:tcW w:w="6703" w:type="dxa"/>
                </w:tcPr>
                <w:p w14:paraId="6C8CC156"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costs for hot-mid season day</w:t>
                  </w:r>
                </w:p>
              </w:tc>
              <w:tc>
                <w:tcPr>
                  <w:tcW w:w="1463" w:type="dxa"/>
                </w:tcPr>
                <w:p w14:paraId="6EE1FCB2"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122,33</w:t>
                  </w:r>
                </w:p>
              </w:tc>
              <w:tc>
                <w:tcPr>
                  <w:tcW w:w="1526" w:type="dxa"/>
                </w:tcPr>
                <w:p w14:paraId="6EA82DA0"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r w:rsidR="008605BD" w:rsidRPr="00BD6456" w14:paraId="7BC19621" w14:textId="77777777" w:rsidTr="00383C62">
              <w:trPr>
                <w:trHeight w:val="300"/>
              </w:trPr>
              <w:tc>
                <w:tcPr>
                  <w:tcW w:w="6703" w:type="dxa"/>
                </w:tcPr>
                <w:p w14:paraId="1047ED87"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NG costs for hot season day</w:t>
                  </w:r>
                </w:p>
              </w:tc>
              <w:tc>
                <w:tcPr>
                  <w:tcW w:w="1463" w:type="dxa"/>
                </w:tcPr>
                <w:p w14:paraId="32701349"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168,83</w:t>
                  </w:r>
                </w:p>
              </w:tc>
              <w:tc>
                <w:tcPr>
                  <w:tcW w:w="1526" w:type="dxa"/>
                </w:tcPr>
                <w:p w14:paraId="10A096B0" w14:textId="77777777" w:rsidR="008605BD" w:rsidRPr="00BD6456" w:rsidRDefault="008605BD" w:rsidP="00383C62">
                  <w:pPr>
                    <w:rPr>
                      <w:rFonts w:ascii="Times New Roman" w:hAnsi="Times New Roman" w:cs="Times New Roman"/>
                    </w:rPr>
                  </w:pPr>
                  <w:r w:rsidRPr="00BD6456">
                    <w:rPr>
                      <w:rFonts w:ascii="Times New Roman" w:eastAsia="Calibri" w:hAnsi="Times New Roman" w:cs="Times New Roman"/>
                      <w:color w:val="ED7D31" w:themeColor="accent2"/>
                    </w:rPr>
                    <w:t>€/day</w:t>
                  </w:r>
                </w:p>
              </w:tc>
            </w:tr>
          </w:tbl>
          <w:p w14:paraId="4CA97908" w14:textId="77777777" w:rsidR="008605BD" w:rsidRPr="00BD6456" w:rsidRDefault="008605BD" w:rsidP="00383C62">
            <w:pPr>
              <w:rPr>
                <w:rFonts w:ascii="Times New Roman" w:hAnsi="Times New Roman" w:cs="Times New Roman"/>
                <w:i/>
                <w:iCs/>
              </w:rPr>
            </w:pPr>
          </w:p>
          <w:p w14:paraId="3FDFA68D" w14:textId="77777777" w:rsidR="008605BD" w:rsidRPr="00BD6456" w:rsidRDefault="008605BD" w:rsidP="00BD6456">
            <w:pPr>
              <w:rPr>
                <w:rFonts w:ascii="Times New Roman" w:hAnsi="Times New Roman" w:cs="Times New Roman"/>
                <w:i/>
                <w:iCs/>
                <w:color w:val="ED7D31" w:themeColor="accent2"/>
              </w:rPr>
            </w:pPr>
          </w:p>
        </w:tc>
      </w:tr>
    </w:tbl>
    <w:p w14:paraId="65977AD4" w14:textId="77777777" w:rsidR="00150275" w:rsidRPr="00150275" w:rsidRDefault="00150275" w:rsidP="00BD6456"/>
    <w:sectPr w:rsidR="00150275" w:rsidRPr="0015027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4" w:author="Kai Heussen" w:date="2025-01-08T11:31:00Z" w:initials="KH">
    <w:p w14:paraId="1C4CFF65" w14:textId="77777777" w:rsidR="0060147B" w:rsidRDefault="0060147B" w:rsidP="005A70ED">
      <w:pPr>
        <w:pStyle w:val="CommentText"/>
        <w:jc w:val="left"/>
      </w:pPr>
      <w:r>
        <w:rPr>
          <w:rStyle w:val="CommentReference"/>
        </w:rPr>
        <w:annotationRef/>
      </w:r>
      <w:r>
        <w:t>Find from Literature</w:t>
      </w:r>
    </w:p>
  </w:comment>
  <w:comment w:id="228" w:author="Kai Heussen" w:date="2025-01-08T11:34:00Z" w:initials="KH">
    <w:p w14:paraId="4673A476" w14:textId="77777777" w:rsidR="0060147B" w:rsidRDefault="0060147B" w:rsidP="005A70ED">
      <w:pPr>
        <w:pStyle w:val="CommentText"/>
        <w:jc w:val="left"/>
      </w:pPr>
      <w:r>
        <w:rPr>
          <w:rStyle w:val="CommentReference"/>
        </w:rPr>
        <w:annotationRef/>
      </w:r>
      <w:r>
        <w:t>ENEA proposed rankine Cycle turbine - why is it not in the model?</w:t>
      </w:r>
    </w:p>
  </w:comment>
  <w:comment w:id="229" w:author="Kai Heussen" w:date="2025-01-08T11:50:00Z" w:initials="KH">
    <w:p w14:paraId="552920A0" w14:textId="77777777" w:rsidR="0060147B" w:rsidRDefault="0060147B" w:rsidP="00D93DB2">
      <w:pPr>
        <w:pStyle w:val="CommentText"/>
        <w:jc w:val="left"/>
      </w:pPr>
      <w:r>
        <w:rPr>
          <w:rStyle w:val="CommentReference"/>
        </w:rPr>
        <w:annotationRef/>
      </w:r>
      <w:r>
        <w:t xml:space="preserve">Simulink model input is as follows: </w:t>
      </w:r>
      <w:r>
        <w:br/>
        <w:t xml:space="preserve">is a (nominal) thermal power that is to be fed into the rankine cycle turbine (per h). </w:t>
      </w:r>
      <w:r>
        <w:br/>
        <w:t xml:space="preserve">Input thermal power drawn from ‘black box’ of CSP + thermal storage (ENEA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4CFF65" w15:done="0"/>
  <w15:commentEx w15:paraId="4673A476" w15:done="0"/>
  <w15:commentEx w15:paraId="552920A0" w15:paraIdParent="4673A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862DA5" w16cex:dateUtc="2025-01-08T10:31:00Z"/>
  <w16cex:commentExtensible w16cex:durableId="085817D4" w16cex:dateUtc="2025-01-08T10:34:00Z"/>
  <w16cex:commentExtensible w16cex:durableId="59256A65" w16cex:dateUtc="2025-01-08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4CFF65" w16cid:durableId="13862DA5"/>
  <w16cid:commentId w16cid:paraId="4673A476" w16cid:durableId="085817D4"/>
  <w16cid:commentId w16cid:paraId="552920A0" w16cid:durableId="59256A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quot;AdvGulliv-R&quo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auto"/>
    <w:pitch w:val="default"/>
  </w:font>
  <w:font w:name="Times">
    <w:altName w:val="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194F"/>
    <w:multiLevelType w:val="hybridMultilevel"/>
    <w:tmpl w:val="63424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F46D2"/>
    <w:multiLevelType w:val="hybridMultilevel"/>
    <w:tmpl w:val="05EC8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F94838"/>
    <w:multiLevelType w:val="hybridMultilevel"/>
    <w:tmpl w:val="A89CE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410F3A"/>
    <w:multiLevelType w:val="hybridMultilevel"/>
    <w:tmpl w:val="D374A158"/>
    <w:lvl w:ilvl="0" w:tplc="C81E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4AF2D4"/>
    <w:multiLevelType w:val="hybridMultilevel"/>
    <w:tmpl w:val="FFFFFFFF"/>
    <w:lvl w:ilvl="0" w:tplc="200606BA">
      <w:start w:val="1"/>
      <w:numFmt w:val="bullet"/>
      <w:lvlText w:val=""/>
      <w:lvlJc w:val="left"/>
      <w:pPr>
        <w:ind w:left="720" w:hanging="360"/>
      </w:pPr>
      <w:rPr>
        <w:rFonts w:ascii="Symbol" w:hAnsi="Symbol" w:hint="default"/>
      </w:rPr>
    </w:lvl>
    <w:lvl w:ilvl="1" w:tplc="840C4580">
      <w:start w:val="1"/>
      <w:numFmt w:val="bullet"/>
      <w:lvlText w:val="o"/>
      <w:lvlJc w:val="left"/>
      <w:pPr>
        <w:ind w:left="1440" w:hanging="360"/>
      </w:pPr>
      <w:rPr>
        <w:rFonts w:ascii="Courier New" w:hAnsi="Courier New" w:hint="default"/>
      </w:rPr>
    </w:lvl>
    <w:lvl w:ilvl="2" w:tplc="A6301574">
      <w:start w:val="1"/>
      <w:numFmt w:val="bullet"/>
      <w:lvlText w:val=""/>
      <w:lvlJc w:val="left"/>
      <w:pPr>
        <w:ind w:left="2160" w:hanging="360"/>
      </w:pPr>
      <w:rPr>
        <w:rFonts w:ascii="Wingdings" w:hAnsi="Wingdings" w:hint="default"/>
      </w:rPr>
    </w:lvl>
    <w:lvl w:ilvl="3" w:tplc="4BAEB0DC">
      <w:start w:val="1"/>
      <w:numFmt w:val="bullet"/>
      <w:lvlText w:val=""/>
      <w:lvlJc w:val="left"/>
      <w:pPr>
        <w:ind w:left="2880" w:hanging="360"/>
      </w:pPr>
      <w:rPr>
        <w:rFonts w:ascii="Symbol" w:hAnsi="Symbol" w:hint="default"/>
      </w:rPr>
    </w:lvl>
    <w:lvl w:ilvl="4" w:tplc="5F5CEA44">
      <w:start w:val="1"/>
      <w:numFmt w:val="bullet"/>
      <w:lvlText w:val="o"/>
      <w:lvlJc w:val="left"/>
      <w:pPr>
        <w:ind w:left="3600" w:hanging="360"/>
      </w:pPr>
      <w:rPr>
        <w:rFonts w:ascii="Courier New" w:hAnsi="Courier New" w:hint="default"/>
      </w:rPr>
    </w:lvl>
    <w:lvl w:ilvl="5" w:tplc="B7D6204C">
      <w:start w:val="1"/>
      <w:numFmt w:val="bullet"/>
      <w:lvlText w:val=""/>
      <w:lvlJc w:val="left"/>
      <w:pPr>
        <w:ind w:left="4320" w:hanging="360"/>
      </w:pPr>
      <w:rPr>
        <w:rFonts w:ascii="Wingdings" w:hAnsi="Wingdings" w:hint="default"/>
      </w:rPr>
    </w:lvl>
    <w:lvl w:ilvl="6" w:tplc="53F693F0">
      <w:start w:val="1"/>
      <w:numFmt w:val="bullet"/>
      <w:lvlText w:val=""/>
      <w:lvlJc w:val="left"/>
      <w:pPr>
        <w:ind w:left="5040" w:hanging="360"/>
      </w:pPr>
      <w:rPr>
        <w:rFonts w:ascii="Symbol" w:hAnsi="Symbol" w:hint="default"/>
      </w:rPr>
    </w:lvl>
    <w:lvl w:ilvl="7" w:tplc="FE384A6E">
      <w:start w:val="1"/>
      <w:numFmt w:val="bullet"/>
      <w:lvlText w:val="o"/>
      <w:lvlJc w:val="left"/>
      <w:pPr>
        <w:ind w:left="5760" w:hanging="360"/>
      </w:pPr>
      <w:rPr>
        <w:rFonts w:ascii="Courier New" w:hAnsi="Courier New" w:hint="default"/>
      </w:rPr>
    </w:lvl>
    <w:lvl w:ilvl="8" w:tplc="AD9E1778">
      <w:start w:val="1"/>
      <w:numFmt w:val="bullet"/>
      <w:lvlText w:val=""/>
      <w:lvlJc w:val="left"/>
      <w:pPr>
        <w:ind w:left="6480" w:hanging="360"/>
      </w:pPr>
      <w:rPr>
        <w:rFonts w:ascii="Wingdings" w:hAnsi="Wingdings" w:hint="default"/>
      </w:rPr>
    </w:lvl>
  </w:abstractNum>
  <w:abstractNum w:abstractNumId="5" w15:restartNumberingAfterBreak="0">
    <w:nsid w:val="05A41E2D"/>
    <w:multiLevelType w:val="hybridMultilevel"/>
    <w:tmpl w:val="731434FE"/>
    <w:lvl w:ilvl="0" w:tplc="6CDE1E8C">
      <w:start w:val="1"/>
      <w:numFmt w:val="bullet"/>
      <w:lvlText w:val=""/>
      <w:lvlJc w:val="left"/>
      <w:pPr>
        <w:ind w:left="720" w:hanging="360"/>
      </w:pPr>
      <w:rPr>
        <w:rFonts w:ascii="Symbol" w:hAnsi="Symbol" w:hint="default"/>
      </w:rPr>
    </w:lvl>
    <w:lvl w:ilvl="1" w:tplc="26D2B0BA">
      <w:start w:val="1"/>
      <w:numFmt w:val="bullet"/>
      <w:lvlText w:val="o"/>
      <w:lvlJc w:val="left"/>
      <w:pPr>
        <w:ind w:left="1440" w:hanging="360"/>
      </w:pPr>
      <w:rPr>
        <w:rFonts w:ascii="Courier New" w:hAnsi="Courier New" w:hint="default"/>
      </w:rPr>
    </w:lvl>
    <w:lvl w:ilvl="2" w:tplc="68A27A32">
      <w:start w:val="1"/>
      <w:numFmt w:val="bullet"/>
      <w:lvlText w:val=""/>
      <w:lvlJc w:val="left"/>
      <w:pPr>
        <w:ind w:left="2160" w:hanging="360"/>
      </w:pPr>
      <w:rPr>
        <w:rFonts w:ascii="Wingdings" w:hAnsi="Wingdings" w:hint="default"/>
      </w:rPr>
    </w:lvl>
    <w:lvl w:ilvl="3" w:tplc="34DE7DEC">
      <w:start w:val="1"/>
      <w:numFmt w:val="bullet"/>
      <w:lvlText w:val=""/>
      <w:lvlJc w:val="left"/>
      <w:pPr>
        <w:ind w:left="2880" w:hanging="360"/>
      </w:pPr>
      <w:rPr>
        <w:rFonts w:ascii="Symbol" w:hAnsi="Symbol" w:hint="default"/>
      </w:rPr>
    </w:lvl>
    <w:lvl w:ilvl="4" w:tplc="6DF48D88">
      <w:start w:val="1"/>
      <w:numFmt w:val="bullet"/>
      <w:lvlText w:val="o"/>
      <w:lvlJc w:val="left"/>
      <w:pPr>
        <w:ind w:left="3600" w:hanging="360"/>
      </w:pPr>
      <w:rPr>
        <w:rFonts w:ascii="Courier New" w:hAnsi="Courier New" w:hint="default"/>
      </w:rPr>
    </w:lvl>
    <w:lvl w:ilvl="5" w:tplc="0BB43F92">
      <w:start w:val="1"/>
      <w:numFmt w:val="bullet"/>
      <w:lvlText w:val=""/>
      <w:lvlJc w:val="left"/>
      <w:pPr>
        <w:ind w:left="4320" w:hanging="360"/>
      </w:pPr>
      <w:rPr>
        <w:rFonts w:ascii="Wingdings" w:hAnsi="Wingdings" w:hint="default"/>
      </w:rPr>
    </w:lvl>
    <w:lvl w:ilvl="6" w:tplc="45DEBC5A">
      <w:start w:val="1"/>
      <w:numFmt w:val="bullet"/>
      <w:lvlText w:val=""/>
      <w:lvlJc w:val="left"/>
      <w:pPr>
        <w:ind w:left="5040" w:hanging="360"/>
      </w:pPr>
      <w:rPr>
        <w:rFonts w:ascii="Symbol" w:hAnsi="Symbol" w:hint="default"/>
      </w:rPr>
    </w:lvl>
    <w:lvl w:ilvl="7" w:tplc="3DDA1F96">
      <w:start w:val="1"/>
      <w:numFmt w:val="bullet"/>
      <w:lvlText w:val="o"/>
      <w:lvlJc w:val="left"/>
      <w:pPr>
        <w:ind w:left="5760" w:hanging="360"/>
      </w:pPr>
      <w:rPr>
        <w:rFonts w:ascii="Courier New" w:hAnsi="Courier New" w:hint="default"/>
      </w:rPr>
    </w:lvl>
    <w:lvl w:ilvl="8" w:tplc="2D30D22E">
      <w:start w:val="1"/>
      <w:numFmt w:val="bullet"/>
      <w:lvlText w:val=""/>
      <w:lvlJc w:val="left"/>
      <w:pPr>
        <w:ind w:left="6480" w:hanging="360"/>
      </w:pPr>
      <w:rPr>
        <w:rFonts w:ascii="Wingdings" w:hAnsi="Wingdings" w:hint="default"/>
      </w:rPr>
    </w:lvl>
  </w:abstractNum>
  <w:abstractNum w:abstractNumId="6" w15:restartNumberingAfterBreak="0">
    <w:nsid w:val="08315FF9"/>
    <w:multiLevelType w:val="hybridMultilevel"/>
    <w:tmpl w:val="821014B0"/>
    <w:lvl w:ilvl="0" w:tplc="0A70EB8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1512E0"/>
    <w:multiLevelType w:val="hybridMultilevel"/>
    <w:tmpl w:val="DBFA9D32"/>
    <w:lvl w:ilvl="0" w:tplc="0A70EB8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6CEC"/>
    <w:multiLevelType w:val="multilevel"/>
    <w:tmpl w:val="B6EE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0F7BC1"/>
    <w:multiLevelType w:val="multilevel"/>
    <w:tmpl w:val="EB28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6A0700"/>
    <w:multiLevelType w:val="hybridMultilevel"/>
    <w:tmpl w:val="E6C6C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3716CF"/>
    <w:multiLevelType w:val="hybridMultilevel"/>
    <w:tmpl w:val="6E2293BA"/>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D483302"/>
    <w:multiLevelType w:val="multilevel"/>
    <w:tmpl w:val="0FA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2E3564"/>
    <w:multiLevelType w:val="hybridMultilevel"/>
    <w:tmpl w:val="46F0D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7A454C"/>
    <w:multiLevelType w:val="hybridMultilevel"/>
    <w:tmpl w:val="27B83E12"/>
    <w:lvl w:ilvl="0" w:tplc="AC7EDEE2">
      <w:start w:val="1"/>
      <w:numFmt w:val="bullet"/>
      <w:lvlText w:val=""/>
      <w:lvlJc w:val="left"/>
      <w:pPr>
        <w:ind w:left="720" w:hanging="360"/>
      </w:pPr>
      <w:rPr>
        <w:rFonts w:ascii="Symbol" w:hAnsi="Symbol" w:hint="default"/>
      </w:rPr>
    </w:lvl>
    <w:lvl w:ilvl="1" w:tplc="47C83E90">
      <w:start w:val="1"/>
      <w:numFmt w:val="bullet"/>
      <w:lvlText w:val="o"/>
      <w:lvlJc w:val="left"/>
      <w:pPr>
        <w:ind w:left="1440" w:hanging="360"/>
      </w:pPr>
      <w:rPr>
        <w:rFonts w:ascii="Courier New" w:hAnsi="Courier New" w:hint="default"/>
      </w:rPr>
    </w:lvl>
    <w:lvl w:ilvl="2" w:tplc="9984C332">
      <w:start w:val="1"/>
      <w:numFmt w:val="bullet"/>
      <w:lvlText w:val=""/>
      <w:lvlJc w:val="left"/>
      <w:pPr>
        <w:ind w:left="2160" w:hanging="360"/>
      </w:pPr>
      <w:rPr>
        <w:rFonts w:ascii="Wingdings" w:hAnsi="Wingdings" w:hint="default"/>
      </w:rPr>
    </w:lvl>
    <w:lvl w:ilvl="3" w:tplc="FF9CB94E">
      <w:start w:val="1"/>
      <w:numFmt w:val="bullet"/>
      <w:lvlText w:val=""/>
      <w:lvlJc w:val="left"/>
      <w:pPr>
        <w:ind w:left="2880" w:hanging="360"/>
      </w:pPr>
      <w:rPr>
        <w:rFonts w:ascii="Symbol" w:hAnsi="Symbol" w:hint="default"/>
      </w:rPr>
    </w:lvl>
    <w:lvl w:ilvl="4" w:tplc="6F929618">
      <w:start w:val="1"/>
      <w:numFmt w:val="bullet"/>
      <w:lvlText w:val="o"/>
      <w:lvlJc w:val="left"/>
      <w:pPr>
        <w:ind w:left="3600" w:hanging="360"/>
      </w:pPr>
      <w:rPr>
        <w:rFonts w:ascii="Courier New" w:hAnsi="Courier New" w:hint="default"/>
      </w:rPr>
    </w:lvl>
    <w:lvl w:ilvl="5" w:tplc="905ED736">
      <w:start w:val="1"/>
      <w:numFmt w:val="bullet"/>
      <w:lvlText w:val=""/>
      <w:lvlJc w:val="left"/>
      <w:pPr>
        <w:ind w:left="4320" w:hanging="360"/>
      </w:pPr>
      <w:rPr>
        <w:rFonts w:ascii="Wingdings" w:hAnsi="Wingdings" w:hint="default"/>
      </w:rPr>
    </w:lvl>
    <w:lvl w:ilvl="6" w:tplc="E1FE83B8">
      <w:start w:val="1"/>
      <w:numFmt w:val="bullet"/>
      <w:lvlText w:val=""/>
      <w:lvlJc w:val="left"/>
      <w:pPr>
        <w:ind w:left="5040" w:hanging="360"/>
      </w:pPr>
      <w:rPr>
        <w:rFonts w:ascii="Symbol" w:hAnsi="Symbol" w:hint="default"/>
      </w:rPr>
    </w:lvl>
    <w:lvl w:ilvl="7" w:tplc="B46074DC">
      <w:start w:val="1"/>
      <w:numFmt w:val="bullet"/>
      <w:lvlText w:val="o"/>
      <w:lvlJc w:val="left"/>
      <w:pPr>
        <w:ind w:left="5760" w:hanging="360"/>
      </w:pPr>
      <w:rPr>
        <w:rFonts w:ascii="Courier New" w:hAnsi="Courier New" w:hint="default"/>
      </w:rPr>
    </w:lvl>
    <w:lvl w:ilvl="8" w:tplc="A53A226E">
      <w:start w:val="1"/>
      <w:numFmt w:val="bullet"/>
      <w:lvlText w:val=""/>
      <w:lvlJc w:val="left"/>
      <w:pPr>
        <w:ind w:left="6480" w:hanging="360"/>
      </w:pPr>
      <w:rPr>
        <w:rFonts w:ascii="Wingdings" w:hAnsi="Wingdings" w:hint="default"/>
      </w:rPr>
    </w:lvl>
  </w:abstractNum>
  <w:abstractNum w:abstractNumId="15" w15:restartNumberingAfterBreak="0">
    <w:nsid w:val="0F321CC7"/>
    <w:multiLevelType w:val="hybridMultilevel"/>
    <w:tmpl w:val="7390D902"/>
    <w:lvl w:ilvl="0" w:tplc="B210B6E0">
      <w:start w:val="1"/>
      <w:numFmt w:val="bullet"/>
      <w:lvlText w:val="-"/>
      <w:lvlJc w:val="left"/>
      <w:pPr>
        <w:ind w:left="720" w:hanging="360"/>
      </w:pPr>
      <w:rPr>
        <w:rFonts w:ascii="Calibri" w:eastAsia="Arial Rounded MT Bold"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0F38057E"/>
    <w:multiLevelType w:val="hybridMultilevel"/>
    <w:tmpl w:val="CEF28F7C"/>
    <w:lvl w:ilvl="0" w:tplc="FB129E60">
      <w:start w:val="1"/>
      <w:numFmt w:val="bullet"/>
      <w:lvlText w:val=""/>
      <w:lvlJc w:val="left"/>
      <w:pPr>
        <w:ind w:left="720" w:hanging="360"/>
      </w:pPr>
      <w:rPr>
        <w:rFonts w:ascii="Symbol" w:hAnsi="Symbol" w:hint="default"/>
      </w:rPr>
    </w:lvl>
    <w:lvl w:ilvl="1" w:tplc="6A06E660">
      <w:start w:val="1"/>
      <w:numFmt w:val="bullet"/>
      <w:lvlText w:val="o"/>
      <w:lvlJc w:val="left"/>
      <w:pPr>
        <w:ind w:left="1440" w:hanging="360"/>
      </w:pPr>
      <w:rPr>
        <w:rFonts w:ascii="Courier New" w:hAnsi="Courier New" w:hint="default"/>
      </w:rPr>
    </w:lvl>
    <w:lvl w:ilvl="2" w:tplc="7F7295DC">
      <w:start w:val="1"/>
      <w:numFmt w:val="bullet"/>
      <w:lvlText w:val=""/>
      <w:lvlJc w:val="left"/>
      <w:pPr>
        <w:ind w:left="2160" w:hanging="360"/>
      </w:pPr>
      <w:rPr>
        <w:rFonts w:ascii="Wingdings" w:hAnsi="Wingdings" w:hint="default"/>
      </w:rPr>
    </w:lvl>
    <w:lvl w:ilvl="3" w:tplc="A01E08E0">
      <w:start w:val="1"/>
      <w:numFmt w:val="bullet"/>
      <w:lvlText w:val=""/>
      <w:lvlJc w:val="left"/>
      <w:pPr>
        <w:ind w:left="2880" w:hanging="360"/>
      </w:pPr>
      <w:rPr>
        <w:rFonts w:ascii="Symbol" w:hAnsi="Symbol" w:hint="default"/>
      </w:rPr>
    </w:lvl>
    <w:lvl w:ilvl="4" w:tplc="C1D8186C">
      <w:start w:val="1"/>
      <w:numFmt w:val="bullet"/>
      <w:lvlText w:val="o"/>
      <w:lvlJc w:val="left"/>
      <w:pPr>
        <w:ind w:left="3600" w:hanging="360"/>
      </w:pPr>
      <w:rPr>
        <w:rFonts w:ascii="Courier New" w:hAnsi="Courier New" w:hint="default"/>
      </w:rPr>
    </w:lvl>
    <w:lvl w:ilvl="5" w:tplc="5F3E48D0">
      <w:start w:val="1"/>
      <w:numFmt w:val="bullet"/>
      <w:lvlText w:val=""/>
      <w:lvlJc w:val="left"/>
      <w:pPr>
        <w:ind w:left="4320" w:hanging="360"/>
      </w:pPr>
      <w:rPr>
        <w:rFonts w:ascii="Wingdings" w:hAnsi="Wingdings" w:hint="default"/>
      </w:rPr>
    </w:lvl>
    <w:lvl w:ilvl="6" w:tplc="BE346824">
      <w:start w:val="1"/>
      <w:numFmt w:val="bullet"/>
      <w:lvlText w:val=""/>
      <w:lvlJc w:val="left"/>
      <w:pPr>
        <w:ind w:left="5040" w:hanging="360"/>
      </w:pPr>
      <w:rPr>
        <w:rFonts w:ascii="Symbol" w:hAnsi="Symbol" w:hint="default"/>
      </w:rPr>
    </w:lvl>
    <w:lvl w:ilvl="7" w:tplc="AEA8F25C">
      <w:start w:val="1"/>
      <w:numFmt w:val="bullet"/>
      <w:lvlText w:val="o"/>
      <w:lvlJc w:val="left"/>
      <w:pPr>
        <w:ind w:left="5760" w:hanging="360"/>
      </w:pPr>
      <w:rPr>
        <w:rFonts w:ascii="Courier New" w:hAnsi="Courier New" w:hint="default"/>
      </w:rPr>
    </w:lvl>
    <w:lvl w:ilvl="8" w:tplc="5426886C">
      <w:start w:val="1"/>
      <w:numFmt w:val="bullet"/>
      <w:lvlText w:val=""/>
      <w:lvlJc w:val="left"/>
      <w:pPr>
        <w:ind w:left="6480" w:hanging="360"/>
      </w:pPr>
      <w:rPr>
        <w:rFonts w:ascii="Wingdings" w:hAnsi="Wingdings" w:hint="default"/>
      </w:rPr>
    </w:lvl>
  </w:abstractNum>
  <w:abstractNum w:abstractNumId="17" w15:restartNumberingAfterBreak="0">
    <w:nsid w:val="0F8E7931"/>
    <w:multiLevelType w:val="hybridMultilevel"/>
    <w:tmpl w:val="3A7653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0647314"/>
    <w:multiLevelType w:val="multilevel"/>
    <w:tmpl w:val="378E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7F78D3"/>
    <w:multiLevelType w:val="hybridMultilevel"/>
    <w:tmpl w:val="10D2A7D6"/>
    <w:lvl w:ilvl="0" w:tplc="B210B6E0">
      <w:start w:val="1"/>
      <w:numFmt w:val="bullet"/>
      <w:lvlText w:val="-"/>
      <w:lvlJc w:val="left"/>
      <w:pPr>
        <w:ind w:left="720" w:hanging="360"/>
      </w:pPr>
      <w:rPr>
        <w:rFonts w:ascii="Calibri" w:eastAsia="Arial Rounded MT Bold"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1083136C"/>
    <w:multiLevelType w:val="hybridMultilevel"/>
    <w:tmpl w:val="3908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D86E3F"/>
    <w:multiLevelType w:val="multilevel"/>
    <w:tmpl w:val="2B18AD40"/>
    <w:styleLink w:val="CurrentList1"/>
    <w:lvl w:ilvl="0">
      <w:start w:val="1"/>
      <w:numFmt w:val="decimal"/>
      <w:lvlText w:val="%1"/>
      <w:lvlJc w:val="left"/>
      <w:pPr>
        <w:ind w:left="1850" w:hanging="432"/>
      </w:pPr>
      <w:rPr>
        <w:rFonts w:ascii="Calibri" w:hAnsi="Calibri" w:cs="Calibri" w:hint="default"/>
        <w:spacing w:val="0"/>
      </w:rPr>
    </w:lvl>
    <w:lvl w:ilvl="1">
      <w:start w:val="1"/>
      <w:numFmt w:val="decimal"/>
      <w:lvlText w:val="%1.%2"/>
      <w:lvlJc w:val="left"/>
      <w:pPr>
        <w:ind w:left="576" w:hanging="576"/>
      </w:pPr>
      <w:rPr>
        <w:rFonts w:hint="default"/>
        <w:color w:val="FF0000"/>
      </w:rPr>
    </w:lvl>
    <w:lvl w:ilvl="2">
      <w:start w:val="1"/>
      <w:numFmt w:val="decimal"/>
      <w:lvlText w:val="%1.%2.%3"/>
      <w:lvlJc w:val="left"/>
      <w:pPr>
        <w:ind w:left="720" w:hanging="720"/>
      </w:pPr>
      <w:rPr>
        <w:rFonts w:ascii="Calibri" w:hAnsi="Calibri" w:cs="Calibri" w:hint="default"/>
        <w:color w:val="FF000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2347930"/>
    <w:multiLevelType w:val="hybridMultilevel"/>
    <w:tmpl w:val="E9A27812"/>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13FBFA7D"/>
    <w:multiLevelType w:val="hybridMultilevel"/>
    <w:tmpl w:val="3306E9DA"/>
    <w:lvl w:ilvl="0" w:tplc="08F63F30">
      <w:start w:val="1"/>
      <w:numFmt w:val="bullet"/>
      <w:lvlText w:val=""/>
      <w:lvlJc w:val="left"/>
      <w:pPr>
        <w:ind w:left="720" w:hanging="360"/>
      </w:pPr>
      <w:rPr>
        <w:rFonts w:ascii="Symbol" w:hAnsi="Symbol" w:hint="default"/>
      </w:rPr>
    </w:lvl>
    <w:lvl w:ilvl="1" w:tplc="9C7857DA">
      <w:start w:val="1"/>
      <w:numFmt w:val="bullet"/>
      <w:lvlText w:val="o"/>
      <w:lvlJc w:val="left"/>
      <w:pPr>
        <w:ind w:left="1440" w:hanging="360"/>
      </w:pPr>
      <w:rPr>
        <w:rFonts w:ascii="Courier New" w:hAnsi="Courier New" w:hint="default"/>
      </w:rPr>
    </w:lvl>
    <w:lvl w:ilvl="2" w:tplc="B4105BA2">
      <w:start w:val="1"/>
      <w:numFmt w:val="bullet"/>
      <w:lvlText w:val=""/>
      <w:lvlJc w:val="left"/>
      <w:pPr>
        <w:ind w:left="2160" w:hanging="360"/>
      </w:pPr>
      <w:rPr>
        <w:rFonts w:ascii="Wingdings" w:hAnsi="Wingdings" w:hint="default"/>
      </w:rPr>
    </w:lvl>
    <w:lvl w:ilvl="3" w:tplc="B3D8D770">
      <w:start w:val="1"/>
      <w:numFmt w:val="bullet"/>
      <w:lvlText w:val=""/>
      <w:lvlJc w:val="left"/>
      <w:pPr>
        <w:ind w:left="2880" w:hanging="360"/>
      </w:pPr>
      <w:rPr>
        <w:rFonts w:ascii="Symbol" w:hAnsi="Symbol" w:hint="default"/>
      </w:rPr>
    </w:lvl>
    <w:lvl w:ilvl="4" w:tplc="7688D370">
      <w:start w:val="1"/>
      <w:numFmt w:val="bullet"/>
      <w:lvlText w:val="o"/>
      <w:lvlJc w:val="left"/>
      <w:pPr>
        <w:ind w:left="3600" w:hanging="360"/>
      </w:pPr>
      <w:rPr>
        <w:rFonts w:ascii="Courier New" w:hAnsi="Courier New" w:hint="default"/>
      </w:rPr>
    </w:lvl>
    <w:lvl w:ilvl="5" w:tplc="E5D8149A">
      <w:start w:val="1"/>
      <w:numFmt w:val="bullet"/>
      <w:lvlText w:val=""/>
      <w:lvlJc w:val="left"/>
      <w:pPr>
        <w:ind w:left="4320" w:hanging="360"/>
      </w:pPr>
      <w:rPr>
        <w:rFonts w:ascii="Wingdings" w:hAnsi="Wingdings" w:hint="default"/>
      </w:rPr>
    </w:lvl>
    <w:lvl w:ilvl="6" w:tplc="B6460E1A">
      <w:start w:val="1"/>
      <w:numFmt w:val="bullet"/>
      <w:lvlText w:val=""/>
      <w:lvlJc w:val="left"/>
      <w:pPr>
        <w:ind w:left="5040" w:hanging="360"/>
      </w:pPr>
      <w:rPr>
        <w:rFonts w:ascii="Symbol" w:hAnsi="Symbol" w:hint="default"/>
      </w:rPr>
    </w:lvl>
    <w:lvl w:ilvl="7" w:tplc="72C8DC28">
      <w:start w:val="1"/>
      <w:numFmt w:val="bullet"/>
      <w:lvlText w:val="o"/>
      <w:lvlJc w:val="left"/>
      <w:pPr>
        <w:ind w:left="5760" w:hanging="360"/>
      </w:pPr>
      <w:rPr>
        <w:rFonts w:ascii="Courier New" w:hAnsi="Courier New" w:hint="default"/>
      </w:rPr>
    </w:lvl>
    <w:lvl w:ilvl="8" w:tplc="9672108E">
      <w:start w:val="1"/>
      <w:numFmt w:val="bullet"/>
      <w:lvlText w:val=""/>
      <w:lvlJc w:val="left"/>
      <w:pPr>
        <w:ind w:left="6480" w:hanging="360"/>
      </w:pPr>
      <w:rPr>
        <w:rFonts w:ascii="Wingdings" w:hAnsi="Wingdings" w:hint="default"/>
      </w:rPr>
    </w:lvl>
  </w:abstractNum>
  <w:abstractNum w:abstractNumId="24" w15:restartNumberingAfterBreak="0">
    <w:nsid w:val="150F090D"/>
    <w:multiLevelType w:val="multilevel"/>
    <w:tmpl w:val="F600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54D6AC2"/>
    <w:multiLevelType w:val="hybridMultilevel"/>
    <w:tmpl w:val="B77C7E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6207915"/>
    <w:multiLevelType w:val="multilevel"/>
    <w:tmpl w:val="FD76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4906B3"/>
    <w:multiLevelType w:val="hybridMultilevel"/>
    <w:tmpl w:val="671AD2E4"/>
    <w:lvl w:ilvl="0" w:tplc="324CF4EA">
      <w:start w:val="1"/>
      <w:numFmt w:val="bullet"/>
      <w:lvlText w:val=""/>
      <w:lvlJc w:val="left"/>
      <w:pPr>
        <w:ind w:left="720" w:hanging="360"/>
      </w:pPr>
      <w:rPr>
        <w:rFonts w:ascii="Symbol" w:hAnsi="Symbol" w:hint="default"/>
      </w:rPr>
    </w:lvl>
    <w:lvl w:ilvl="1" w:tplc="4F9CAC3C">
      <w:start w:val="1"/>
      <w:numFmt w:val="lowerLetter"/>
      <w:lvlText w:val="%2."/>
      <w:lvlJc w:val="left"/>
      <w:pPr>
        <w:ind w:left="1440" w:hanging="360"/>
      </w:pPr>
    </w:lvl>
    <w:lvl w:ilvl="2" w:tplc="01ECF490">
      <w:start w:val="1"/>
      <w:numFmt w:val="lowerRoman"/>
      <w:lvlText w:val="%3."/>
      <w:lvlJc w:val="right"/>
      <w:pPr>
        <w:ind w:left="2160" w:hanging="180"/>
      </w:pPr>
    </w:lvl>
    <w:lvl w:ilvl="3" w:tplc="0268BE2E">
      <w:start w:val="1"/>
      <w:numFmt w:val="decimal"/>
      <w:lvlText w:val="%4."/>
      <w:lvlJc w:val="left"/>
      <w:pPr>
        <w:ind w:left="2880" w:hanging="360"/>
      </w:pPr>
    </w:lvl>
    <w:lvl w:ilvl="4" w:tplc="7FB8486E">
      <w:start w:val="1"/>
      <w:numFmt w:val="lowerLetter"/>
      <w:lvlText w:val="%5."/>
      <w:lvlJc w:val="left"/>
      <w:pPr>
        <w:ind w:left="3600" w:hanging="360"/>
      </w:pPr>
    </w:lvl>
    <w:lvl w:ilvl="5" w:tplc="2B769CD6">
      <w:start w:val="1"/>
      <w:numFmt w:val="lowerRoman"/>
      <w:lvlText w:val="%6."/>
      <w:lvlJc w:val="right"/>
      <w:pPr>
        <w:ind w:left="4320" w:hanging="180"/>
      </w:pPr>
    </w:lvl>
    <w:lvl w:ilvl="6" w:tplc="3984F286">
      <w:start w:val="1"/>
      <w:numFmt w:val="decimal"/>
      <w:lvlText w:val="%7."/>
      <w:lvlJc w:val="left"/>
      <w:pPr>
        <w:ind w:left="5040" w:hanging="360"/>
      </w:pPr>
    </w:lvl>
    <w:lvl w:ilvl="7" w:tplc="A886BE0A">
      <w:start w:val="1"/>
      <w:numFmt w:val="lowerLetter"/>
      <w:lvlText w:val="%8."/>
      <w:lvlJc w:val="left"/>
      <w:pPr>
        <w:ind w:left="5760" w:hanging="360"/>
      </w:pPr>
    </w:lvl>
    <w:lvl w:ilvl="8" w:tplc="0E900B5E">
      <w:start w:val="1"/>
      <w:numFmt w:val="lowerRoman"/>
      <w:lvlText w:val="%9."/>
      <w:lvlJc w:val="right"/>
      <w:pPr>
        <w:ind w:left="6480" w:hanging="180"/>
      </w:pPr>
    </w:lvl>
  </w:abstractNum>
  <w:abstractNum w:abstractNumId="28" w15:restartNumberingAfterBreak="0">
    <w:nsid w:val="175E173A"/>
    <w:multiLevelType w:val="multilevel"/>
    <w:tmpl w:val="97DE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9312B58"/>
    <w:multiLevelType w:val="hybridMultilevel"/>
    <w:tmpl w:val="501E1FF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1C24589A"/>
    <w:multiLevelType w:val="hybridMultilevel"/>
    <w:tmpl w:val="BFD00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C7B0020"/>
    <w:multiLevelType w:val="hybridMultilevel"/>
    <w:tmpl w:val="0816AE06"/>
    <w:lvl w:ilvl="0" w:tplc="AD2CED30">
      <w:start w:val="1"/>
      <w:numFmt w:val="bullet"/>
      <w:lvlText w:val="-"/>
      <w:lvlJc w:val="left"/>
      <w:pPr>
        <w:ind w:left="720" w:hanging="360"/>
      </w:pPr>
      <w:rPr>
        <w:rFonts w:ascii="Calibri" w:hAnsi="Calibri" w:hint="default"/>
      </w:rPr>
    </w:lvl>
    <w:lvl w:ilvl="1" w:tplc="0B1CA1EE">
      <w:start w:val="1"/>
      <w:numFmt w:val="bullet"/>
      <w:lvlText w:val="o"/>
      <w:lvlJc w:val="left"/>
      <w:pPr>
        <w:ind w:left="1440" w:hanging="360"/>
      </w:pPr>
      <w:rPr>
        <w:rFonts w:ascii="Courier New" w:hAnsi="Courier New" w:hint="default"/>
      </w:rPr>
    </w:lvl>
    <w:lvl w:ilvl="2" w:tplc="AF3C2700">
      <w:start w:val="1"/>
      <w:numFmt w:val="bullet"/>
      <w:lvlText w:val=""/>
      <w:lvlJc w:val="left"/>
      <w:pPr>
        <w:ind w:left="2160" w:hanging="360"/>
      </w:pPr>
      <w:rPr>
        <w:rFonts w:ascii="Wingdings" w:hAnsi="Wingdings" w:hint="default"/>
      </w:rPr>
    </w:lvl>
    <w:lvl w:ilvl="3" w:tplc="9C3E6B12">
      <w:start w:val="1"/>
      <w:numFmt w:val="bullet"/>
      <w:lvlText w:val=""/>
      <w:lvlJc w:val="left"/>
      <w:pPr>
        <w:ind w:left="2880" w:hanging="360"/>
      </w:pPr>
      <w:rPr>
        <w:rFonts w:ascii="Symbol" w:hAnsi="Symbol" w:hint="default"/>
      </w:rPr>
    </w:lvl>
    <w:lvl w:ilvl="4" w:tplc="181420FA">
      <w:start w:val="1"/>
      <w:numFmt w:val="bullet"/>
      <w:lvlText w:val="o"/>
      <w:lvlJc w:val="left"/>
      <w:pPr>
        <w:ind w:left="3600" w:hanging="360"/>
      </w:pPr>
      <w:rPr>
        <w:rFonts w:ascii="Courier New" w:hAnsi="Courier New" w:hint="default"/>
      </w:rPr>
    </w:lvl>
    <w:lvl w:ilvl="5" w:tplc="9806C738">
      <w:start w:val="1"/>
      <w:numFmt w:val="bullet"/>
      <w:lvlText w:val=""/>
      <w:lvlJc w:val="left"/>
      <w:pPr>
        <w:ind w:left="4320" w:hanging="360"/>
      </w:pPr>
      <w:rPr>
        <w:rFonts w:ascii="Wingdings" w:hAnsi="Wingdings" w:hint="default"/>
      </w:rPr>
    </w:lvl>
    <w:lvl w:ilvl="6" w:tplc="3E606D2A">
      <w:start w:val="1"/>
      <w:numFmt w:val="bullet"/>
      <w:lvlText w:val=""/>
      <w:lvlJc w:val="left"/>
      <w:pPr>
        <w:ind w:left="5040" w:hanging="360"/>
      </w:pPr>
      <w:rPr>
        <w:rFonts w:ascii="Symbol" w:hAnsi="Symbol" w:hint="default"/>
      </w:rPr>
    </w:lvl>
    <w:lvl w:ilvl="7" w:tplc="51EC2F00">
      <w:start w:val="1"/>
      <w:numFmt w:val="bullet"/>
      <w:lvlText w:val="o"/>
      <w:lvlJc w:val="left"/>
      <w:pPr>
        <w:ind w:left="5760" w:hanging="360"/>
      </w:pPr>
      <w:rPr>
        <w:rFonts w:ascii="Courier New" w:hAnsi="Courier New" w:hint="default"/>
      </w:rPr>
    </w:lvl>
    <w:lvl w:ilvl="8" w:tplc="8FBA4B3E">
      <w:start w:val="1"/>
      <w:numFmt w:val="bullet"/>
      <w:lvlText w:val=""/>
      <w:lvlJc w:val="left"/>
      <w:pPr>
        <w:ind w:left="6480" w:hanging="360"/>
      </w:pPr>
      <w:rPr>
        <w:rFonts w:ascii="Wingdings" w:hAnsi="Wingdings" w:hint="default"/>
      </w:rPr>
    </w:lvl>
  </w:abstractNum>
  <w:abstractNum w:abstractNumId="32" w15:restartNumberingAfterBreak="0">
    <w:nsid w:val="1DE22F4F"/>
    <w:multiLevelType w:val="multilevel"/>
    <w:tmpl w:val="3D62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E8E7372"/>
    <w:multiLevelType w:val="hybridMultilevel"/>
    <w:tmpl w:val="7D54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1C1D33"/>
    <w:multiLevelType w:val="hybridMultilevel"/>
    <w:tmpl w:val="ECBC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CC368E"/>
    <w:multiLevelType w:val="hybridMultilevel"/>
    <w:tmpl w:val="8BE2CB16"/>
    <w:lvl w:ilvl="0" w:tplc="A8A43A50">
      <w:start w:val="1"/>
      <w:numFmt w:val="bullet"/>
      <w:lvlText w:val=""/>
      <w:lvlJc w:val="left"/>
      <w:pPr>
        <w:ind w:left="720" w:hanging="360"/>
      </w:pPr>
      <w:rPr>
        <w:rFonts w:ascii="Symbol" w:hAnsi="Symbol" w:hint="default"/>
      </w:rPr>
    </w:lvl>
    <w:lvl w:ilvl="1" w:tplc="9EB2A63C">
      <w:start w:val="1"/>
      <w:numFmt w:val="bullet"/>
      <w:lvlText w:val="o"/>
      <w:lvlJc w:val="left"/>
      <w:pPr>
        <w:ind w:left="1440" w:hanging="360"/>
      </w:pPr>
      <w:rPr>
        <w:rFonts w:ascii="Courier New" w:hAnsi="Courier New" w:hint="default"/>
      </w:rPr>
    </w:lvl>
    <w:lvl w:ilvl="2" w:tplc="FCEEEC12">
      <w:start w:val="1"/>
      <w:numFmt w:val="bullet"/>
      <w:lvlText w:val=""/>
      <w:lvlJc w:val="left"/>
      <w:pPr>
        <w:ind w:left="2160" w:hanging="360"/>
      </w:pPr>
      <w:rPr>
        <w:rFonts w:ascii="Wingdings" w:hAnsi="Wingdings" w:hint="default"/>
      </w:rPr>
    </w:lvl>
    <w:lvl w:ilvl="3" w:tplc="19449A16">
      <w:start w:val="1"/>
      <w:numFmt w:val="bullet"/>
      <w:lvlText w:val=""/>
      <w:lvlJc w:val="left"/>
      <w:pPr>
        <w:ind w:left="2880" w:hanging="360"/>
      </w:pPr>
      <w:rPr>
        <w:rFonts w:ascii="Symbol" w:hAnsi="Symbol" w:hint="default"/>
      </w:rPr>
    </w:lvl>
    <w:lvl w:ilvl="4" w:tplc="AF74907A">
      <w:start w:val="1"/>
      <w:numFmt w:val="bullet"/>
      <w:lvlText w:val="o"/>
      <w:lvlJc w:val="left"/>
      <w:pPr>
        <w:ind w:left="3600" w:hanging="360"/>
      </w:pPr>
      <w:rPr>
        <w:rFonts w:ascii="Courier New" w:hAnsi="Courier New" w:hint="default"/>
      </w:rPr>
    </w:lvl>
    <w:lvl w:ilvl="5" w:tplc="0F7C60D0">
      <w:start w:val="1"/>
      <w:numFmt w:val="bullet"/>
      <w:lvlText w:val=""/>
      <w:lvlJc w:val="left"/>
      <w:pPr>
        <w:ind w:left="4320" w:hanging="360"/>
      </w:pPr>
      <w:rPr>
        <w:rFonts w:ascii="Wingdings" w:hAnsi="Wingdings" w:hint="default"/>
      </w:rPr>
    </w:lvl>
    <w:lvl w:ilvl="6" w:tplc="9782D47A">
      <w:start w:val="1"/>
      <w:numFmt w:val="bullet"/>
      <w:lvlText w:val=""/>
      <w:lvlJc w:val="left"/>
      <w:pPr>
        <w:ind w:left="5040" w:hanging="360"/>
      </w:pPr>
      <w:rPr>
        <w:rFonts w:ascii="Symbol" w:hAnsi="Symbol" w:hint="default"/>
      </w:rPr>
    </w:lvl>
    <w:lvl w:ilvl="7" w:tplc="C5CC9514">
      <w:start w:val="1"/>
      <w:numFmt w:val="bullet"/>
      <w:lvlText w:val="o"/>
      <w:lvlJc w:val="left"/>
      <w:pPr>
        <w:ind w:left="5760" w:hanging="360"/>
      </w:pPr>
      <w:rPr>
        <w:rFonts w:ascii="Courier New" w:hAnsi="Courier New" w:hint="default"/>
      </w:rPr>
    </w:lvl>
    <w:lvl w:ilvl="8" w:tplc="AF282C62">
      <w:start w:val="1"/>
      <w:numFmt w:val="bullet"/>
      <w:lvlText w:val=""/>
      <w:lvlJc w:val="left"/>
      <w:pPr>
        <w:ind w:left="6480" w:hanging="360"/>
      </w:pPr>
      <w:rPr>
        <w:rFonts w:ascii="Wingdings" w:hAnsi="Wingdings" w:hint="default"/>
      </w:rPr>
    </w:lvl>
  </w:abstractNum>
  <w:abstractNum w:abstractNumId="36" w15:restartNumberingAfterBreak="0">
    <w:nsid w:val="21660848"/>
    <w:multiLevelType w:val="multilevel"/>
    <w:tmpl w:val="AB9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8DFC37"/>
    <w:multiLevelType w:val="hybridMultilevel"/>
    <w:tmpl w:val="FFFFFFFF"/>
    <w:lvl w:ilvl="0" w:tplc="D1320AD4">
      <w:start w:val="1"/>
      <w:numFmt w:val="bullet"/>
      <w:lvlText w:val="-"/>
      <w:lvlJc w:val="left"/>
      <w:pPr>
        <w:ind w:left="720" w:hanging="360"/>
      </w:pPr>
      <w:rPr>
        <w:rFonts w:ascii="Calibri" w:hAnsi="Calibri" w:hint="default"/>
      </w:rPr>
    </w:lvl>
    <w:lvl w:ilvl="1" w:tplc="BDC60FB6">
      <w:start w:val="1"/>
      <w:numFmt w:val="bullet"/>
      <w:lvlText w:val="o"/>
      <w:lvlJc w:val="left"/>
      <w:pPr>
        <w:ind w:left="1440" w:hanging="360"/>
      </w:pPr>
      <w:rPr>
        <w:rFonts w:ascii="Courier New" w:hAnsi="Courier New" w:hint="default"/>
      </w:rPr>
    </w:lvl>
    <w:lvl w:ilvl="2" w:tplc="F65480E0">
      <w:start w:val="1"/>
      <w:numFmt w:val="bullet"/>
      <w:lvlText w:val=""/>
      <w:lvlJc w:val="left"/>
      <w:pPr>
        <w:ind w:left="2160" w:hanging="360"/>
      </w:pPr>
      <w:rPr>
        <w:rFonts w:ascii="Wingdings" w:hAnsi="Wingdings" w:hint="default"/>
      </w:rPr>
    </w:lvl>
    <w:lvl w:ilvl="3" w:tplc="8BE0AED0">
      <w:start w:val="1"/>
      <w:numFmt w:val="bullet"/>
      <w:lvlText w:val=""/>
      <w:lvlJc w:val="left"/>
      <w:pPr>
        <w:ind w:left="2880" w:hanging="360"/>
      </w:pPr>
      <w:rPr>
        <w:rFonts w:ascii="Symbol" w:hAnsi="Symbol" w:hint="default"/>
      </w:rPr>
    </w:lvl>
    <w:lvl w:ilvl="4" w:tplc="184C5F44">
      <w:start w:val="1"/>
      <w:numFmt w:val="bullet"/>
      <w:lvlText w:val="o"/>
      <w:lvlJc w:val="left"/>
      <w:pPr>
        <w:ind w:left="3600" w:hanging="360"/>
      </w:pPr>
      <w:rPr>
        <w:rFonts w:ascii="Courier New" w:hAnsi="Courier New" w:hint="default"/>
      </w:rPr>
    </w:lvl>
    <w:lvl w:ilvl="5" w:tplc="39F8683E">
      <w:start w:val="1"/>
      <w:numFmt w:val="bullet"/>
      <w:lvlText w:val=""/>
      <w:lvlJc w:val="left"/>
      <w:pPr>
        <w:ind w:left="4320" w:hanging="360"/>
      </w:pPr>
      <w:rPr>
        <w:rFonts w:ascii="Wingdings" w:hAnsi="Wingdings" w:hint="default"/>
      </w:rPr>
    </w:lvl>
    <w:lvl w:ilvl="6" w:tplc="ACDC28D0">
      <w:start w:val="1"/>
      <w:numFmt w:val="bullet"/>
      <w:lvlText w:val=""/>
      <w:lvlJc w:val="left"/>
      <w:pPr>
        <w:ind w:left="5040" w:hanging="360"/>
      </w:pPr>
      <w:rPr>
        <w:rFonts w:ascii="Symbol" w:hAnsi="Symbol" w:hint="default"/>
      </w:rPr>
    </w:lvl>
    <w:lvl w:ilvl="7" w:tplc="35AA4542">
      <w:start w:val="1"/>
      <w:numFmt w:val="bullet"/>
      <w:lvlText w:val="o"/>
      <w:lvlJc w:val="left"/>
      <w:pPr>
        <w:ind w:left="5760" w:hanging="360"/>
      </w:pPr>
      <w:rPr>
        <w:rFonts w:ascii="Courier New" w:hAnsi="Courier New" w:hint="default"/>
      </w:rPr>
    </w:lvl>
    <w:lvl w:ilvl="8" w:tplc="6338BB72">
      <w:start w:val="1"/>
      <w:numFmt w:val="bullet"/>
      <w:lvlText w:val=""/>
      <w:lvlJc w:val="left"/>
      <w:pPr>
        <w:ind w:left="6480" w:hanging="360"/>
      </w:pPr>
      <w:rPr>
        <w:rFonts w:ascii="Wingdings" w:hAnsi="Wingdings" w:hint="default"/>
      </w:rPr>
    </w:lvl>
  </w:abstractNum>
  <w:abstractNum w:abstractNumId="38" w15:restartNumberingAfterBreak="0">
    <w:nsid w:val="243F35CB"/>
    <w:multiLevelType w:val="hybridMultilevel"/>
    <w:tmpl w:val="E2A677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246F72BC"/>
    <w:multiLevelType w:val="multilevel"/>
    <w:tmpl w:val="F23E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5527D6E"/>
    <w:multiLevelType w:val="hybridMultilevel"/>
    <w:tmpl w:val="77B6270E"/>
    <w:lvl w:ilvl="0" w:tplc="C4EE78F0">
      <w:start w:val="1"/>
      <w:numFmt w:val="bullet"/>
      <w:lvlText w:val=""/>
      <w:lvlJc w:val="left"/>
      <w:pPr>
        <w:ind w:left="720" w:hanging="360"/>
      </w:pPr>
      <w:rPr>
        <w:rFonts w:ascii="Symbol" w:hAnsi="Symbol" w:hint="default"/>
      </w:rPr>
    </w:lvl>
    <w:lvl w:ilvl="1" w:tplc="2F5C305C">
      <w:start w:val="1"/>
      <w:numFmt w:val="bullet"/>
      <w:lvlText w:val="o"/>
      <w:lvlJc w:val="left"/>
      <w:pPr>
        <w:ind w:left="1440" w:hanging="360"/>
      </w:pPr>
      <w:rPr>
        <w:rFonts w:ascii="Courier New" w:hAnsi="Courier New" w:cs="Courier New" w:hint="default"/>
      </w:rPr>
    </w:lvl>
    <w:lvl w:ilvl="2" w:tplc="9436484A">
      <w:start w:val="1"/>
      <w:numFmt w:val="bullet"/>
      <w:lvlText w:val=""/>
      <w:lvlJc w:val="left"/>
      <w:pPr>
        <w:ind w:left="2160" w:hanging="360"/>
      </w:pPr>
      <w:rPr>
        <w:rFonts w:ascii="Wingdings" w:hAnsi="Wingdings" w:hint="default"/>
      </w:rPr>
    </w:lvl>
    <w:lvl w:ilvl="3" w:tplc="D3D0876A">
      <w:start w:val="1"/>
      <w:numFmt w:val="bullet"/>
      <w:lvlText w:val=""/>
      <w:lvlJc w:val="left"/>
      <w:pPr>
        <w:ind w:left="2880" w:hanging="360"/>
      </w:pPr>
      <w:rPr>
        <w:rFonts w:ascii="Symbol" w:hAnsi="Symbol" w:hint="default"/>
      </w:rPr>
    </w:lvl>
    <w:lvl w:ilvl="4" w:tplc="9716CDA2">
      <w:start w:val="1"/>
      <w:numFmt w:val="bullet"/>
      <w:lvlText w:val="o"/>
      <w:lvlJc w:val="left"/>
      <w:pPr>
        <w:ind w:left="3600" w:hanging="360"/>
      </w:pPr>
      <w:rPr>
        <w:rFonts w:ascii="Courier New" w:hAnsi="Courier New" w:cs="Courier New" w:hint="default"/>
      </w:rPr>
    </w:lvl>
    <w:lvl w:ilvl="5" w:tplc="7DB0665C">
      <w:start w:val="1"/>
      <w:numFmt w:val="bullet"/>
      <w:lvlText w:val=""/>
      <w:lvlJc w:val="left"/>
      <w:pPr>
        <w:ind w:left="4320" w:hanging="360"/>
      </w:pPr>
      <w:rPr>
        <w:rFonts w:ascii="Wingdings" w:hAnsi="Wingdings" w:hint="default"/>
      </w:rPr>
    </w:lvl>
    <w:lvl w:ilvl="6" w:tplc="6B307D9A">
      <w:start w:val="1"/>
      <w:numFmt w:val="bullet"/>
      <w:lvlText w:val=""/>
      <w:lvlJc w:val="left"/>
      <w:pPr>
        <w:ind w:left="5040" w:hanging="360"/>
      </w:pPr>
      <w:rPr>
        <w:rFonts w:ascii="Symbol" w:hAnsi="Symbol" w:hint="default"/>
      </w:rPr>
    </w:lvl>
    <w:lvl w:ilvl="7" w:tplc="DC925894">
      <w:start w:val="1"/>
      <w:numFmt w:val="bullet"/>
      <w:lvlText w:val="o"/>
      <w:lvlJc w:val="left"/>
      <w:pPr>
        <w:ind w:left="5760" w:hanging="360"/>
      </w:pPr>
      <w:rPr>
        <w:rFonts w:ascii="Courier New" w:hAnsi="Courier New" w:cs="Courier New" w:hint="default"/>
      </w:rPr>
    </w:lvl>
    <w:lvl w:ilvl="8" w:tplc="A0F6AC38">
      <w:start w:val="1"/>
      <w:numFmt w:val="bullet"/>
      <w:lvlText w:val=""/>
      <w:lvlJc w:val="left"/>
      <w:pPr>
        <w:ind w:left="6480" w:hanging="360"/>
      </w:pPr>
      <w:rPr>
        <w:rFonts w:ascii="Wingdings" w:hAnsi="Wingdings" w:hint="default"/>
      </w:rPr>
    </w:lvl>
  </w:abstractNum>
  <w:abstractNum w:abstractNumId="41" w15:restartNumberingAfterBreak="0">
    <w:nsid w:val="2574173A"/>
    <w:multiLevelType w:val="multilevel"/>
    <w:tmpl w:val="9A96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5F2F12F"/>
    <w:multiLevelType w:val="hybridMultilevel"/>
    <w:tmpl w:val="39C6C9FC"/>
    <w:lvl w:ilvl="0" w:tplc="66CE45B6">
      <w:start w:val="1"/>
      <w:numFmt w:val="bullet"/>
      <w:lvlText w:val=""/>
      <w:lvlJc w:val="left"/>
      <w:pPr>
        <w:ind w:left="720" w:hanging="360"/>
      </w:pPr>
      <w:rPr>
        <w:rFonts w:ascii="Symbol" w:hAnsi="Symbol" w:hint="default"/>
      </w:rPr>
    </w:lvl>
    <w:lvl w:ilvl="1" w:tplc="E272BEEA">
      <w:start w:val="1"/>
      <w:numFmt w:val="bullet"/>
      <w:lvlText w:val="o"/>
      <w:lvlJc w:val="left"/>
      <w:pPr>
        <w:ind w:left="1440" w:hanging="360"/>
      </w:pPr>
      <w:rPr>
        <w:rFonts w:ascii="Courier New" w:hAnsi="Courier New" w:hint="default"/>
      </w:rPr>
    </w:lvl>
    <w:lvl w:ilvl="2" w:tplc="D0F6267E">
      <w:start w:val="1"/>
      <w:numFmt w:val="bullet"/>
      <w:lvlText w:val=""/>
      <w:lvlJc w:val="left"/>
      <w:pPr>
        <w:ind w:left="2160" w:hanging="360"/>
      </w:pPr>
      <w:rPr>
        <w:rFonts w:ascii="Wingdings" w:hAnsi="Wingdings" w:hint="default"/>
      </w:rPr>
    </w:lvl>
    <w:lvl w:ilvl="3" w:tplc="0F7E952A">
      <w:start w:val="1"/>
      <w:numFmt w:val="bullet"/>
      <w:lvlText w:val=""/>
      <w:lvlJc w:val="left"/>
      <w:pPr>
        <w:ind w:left="2880" w:hanging="360"/>
      </w:pPr>
      <w:rPr>
        <w:rFonts w:ascii="Symbol" w:hAnsi="Symbol" w:hint="default"/>
      </w:rPr>
    </w:lvl>
    <w:lvl w:ilvl="4" w:tplc="029678F6">
      <w:start w:val="1"/>
      <w:numFmt w:val="bullet"/>
      <w:lvlText w:val="o"/>
      <w:lvlJc w:val="left"/>
      <w:pPr>
        <w:ind w:left="3600" w:hanging="360"/>
      </w:pPr>
      <w:rPr>
        <w:rFonts w:ascii="Courier New" w:hAnsi="Courier New" w:hint="default"/>
      </w:rPr>
    </w:lvl>
    <w:lvl w:ilvl="5" w:tplc="07F0BC4C">
      <w:start w:val="1"/>
      <w:numFmt w:val="bullet"/>
      <w:lvlText w:val=""/>
      <w:lvlJc w:val="left"/>
      <w:pPr>
        <w:ind w:left="4320" w:hanging="360"/>
      </w:pPr>
      <w:rPr>
        <w:rFonts w:ascii="Wingdings" w:hAnsi="Wingdings" w:hint="default"/>
      </w:rPr>
    </w:lvl>
    <w:lvl w:ilvl="6" w:tplc="53F09CFC">
      <w:start w:val="1"/>
      <w:numFmt w:val="bullet"/>
      <w:lvlText w:val=""/>
      <w:lvlJc w:val="left"/>
      <w:pPr>
        <w:ind w:left="5040" w:hanging="360"/>
      </w:pPr>
      <w:rPr>
        <w:rFonts w:ascii="Symbol" w:hAnsi="Symbol" w:hint="default"/>
      </w:rPr>
    </w:lvl>
    <w:lvl w:ilvl="7" w:tplc="E1D447C6">
      <w:start w:val="1"/>
      <w:numFmt w:val="bullet"/>
      <w:lvlText w:val="o"/>
      <w:lvlJc w:val="left"/>
      <w:pPr>
        <w:ind w:left="5760" w:hanging="360"/>
      </w:pPr>
      <w:rPr>
        <w:rFonts w:ascii="Courier New" w:hAnsi="Courier New" w:hint="default"/>
      </w:rPr>
    </w:lvl>
    <w:lvl w:ilvl="8" w:tplc="DFFC788A">
      <w:start w:val="1"/>
      <w:numFmt w:val="bullet"/>
      <w:lvlText w:val=""/>
      <w:lvlJc w:val="left"/>
      <w:pPr>
        <w:ind w:left="6480" w:hanging="360"/>
      </w:pPr>
      <w:rPr>
        <w:rFonts w:ascii="Wingdings" w:hAnsi="Wingdings" w:hint="default"/>
      </w:rPr>
    </w:lvl>
  </w:abstractNum>
  <w:abstractNum w:abstractNumId="43" w15:restartNumberingAfterBreak="0">
    <w:nsid w:val="283D5346"/>
    <w:multiLevelType w:val="hybridMultilevel"/>
    <w:tmpl w:val="BD0CE52E"/>
    <w:lvl w:ilvl="0" w:tplc="F702AC6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85338EE"/>
    <w:multiLevelType w:val="hybridMultilevel"/>
    <w:tmpl w:val="4D5C3EEA"/>
    <w:lvl w:ilvl="0" w:tplc="02ACFD04">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5" w15:restartNumberingAfterBreak="0">
    <w:nsid w:val="29277D26"/>
    <w:multiLevelType w:val="multilevel"/>
    <w:tmpl w:val="DAC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9B6605B"/>
    <w:multiLevelType w:val="multilevel"/>
    <w:tmpl w:val="9C9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B60360E"/>
    <w:multiLevelType w:val="hybridMultilevel"/>
    <w:tmpl w:val="FFFFFFFF"/>
    <w:lvl w:ilvl="0" w:tplc="4FE455C2">
      <w:start w:val="1"/>
      <w:numFmt w:val="bullet"/>
      <w:lvlText w:val="-"/>
      <w:lvlJc w:val="left"/>
      <w:pPr>
        <w:ind w:left="720" w:hanging="360"/>
      </w:pPr>
      <w:rPr>
        <w:rFonts w:ascii="Calibri" w:hAnsi="Calibri" w:hint="default"/>
      </w:rPr>
    </w:lvl>
    <w:lvl w:ilvl="1" w:tplc="44A2889C">
      <w:start w:val="1"/>
      <w:numFmt w:val="bullet"/>
      <w:lvlText w:val="o"/>
      <w:lvlJc w:val="left"/>
      <w:pPr>
        <w:ind w:left="1440" w:hanging="360"/>
      </w:pPr>
      <w:rPr>
        <w:rFonts w:ascii="Courier New" w:hAnsi="Courier New" w:hint="default"/>
      </w:rPr>
    </w:lvl>
    <w:lvl w:ilvl="2" w:tplc="4CF6C75C">
      <w:start w:val="1"/>
      <w:numFmt w:val="bullet"/>
      <w:lvlText w:val=""/>
      <w:lvlJc w:val="left"/>
      <w:pPr>
        <w:ind w:left="2160" w:hanging="360"/>
      </w:pPr>
      <w:rPr>
        <w:rFonts w:ascii="Wingdings" w:hAnsi="Wingdings" w:hint="default"/>
      </w:rPr>
    </w:lvl>
    <w:lvl w:ilvl="3" w:tplc="C284FA12">
      <w:start w:val="1"/>
      <w:numFmt w:val="bullet"/>
      <w:lvlText w:val=""/>
      <w:lvlJc w:val="left"/>
      <w:pPr>
        <w:ind w:left="2880" w:hanging="360"/>
      </w:pPr>
      <w:rPr>
        <w:rFonts w:ascii="Symbol" w:hAnsi="Symbol" w:hint="default"/>
      </w:rPr>
    </w:lvl>
    <w:lvl w:ilvl="4" w:tplc="11065ECE">
      <w:start w:val="1"/>
      <w:numFmt w:val="bullet"/>
      <w:lvlText w:val="o"/>
      <w:lvlJc w:val="left"/>
      <w:pPr>
        <w:ind w:left="3600" w:hanging="360"/>
      </w:pPr>
      <w:rPr>
        <w:rFonts w:ascii="Courier New" w:hAnsi="Courier New" w:hint="default"/>
      </w:rPr>
    </w:lvl>
    <w:lvl w:ilvl="5" w:tplc="6508574A">
      <w:start w:val="1"/>
      <w:numFmt w:val="bullet"/>
      <w:lvlText w:val=""/>
      <w:lvlJc w:val="left"/>
      <w:pPr>
        <w:ind w:left="4320" w:hanging="360"/>
      </w:pPr>
      <w:rPr>
        <w:rFonts w:ascii="Wingdings" w:hAnsi="Wingdings" w:hint="default"/>
      </w:rPr>
    </w:lvl>
    <w:lvl w:ilvl="6" w:tplc="0A3E2CFA">
      <w:start w:val="1"/>
      <w:numFmt w:val="bullet"/>
      <w:lvlText w:val=""/>
      <w:lvlJc w:val="left"/>
      <w:pPr>
        <w:ind w:left="5040" w:hanging="360"/>
      </w:pPr>
      <w:rPr>
        <w:rFonts w:ascii="Symbol" w:hAnsi="Symbol" w:hint="default"/>
      </w:rPr>
    </w:lvl>
    <w:lvl w:ilvl="7" w:tplc="D076EA4E">
      <w:start w:val="1"/>
      <w:numFmt w:val="bullet"/>
      <w:lvlText w:val="o"/>
      <w:lvlJc w:val="left"/>
      <w:pPr>
        <w:ind w:left="5760" w:hanging="360"/>
      </w:pPr>
      <w:rPr>
        <w:rFonts w:ascii="Courier New" w:hAnsi="Courier New" w:hint="default"/>
      </w:rPr>
    </w:lvl>
    <w:lvl w:ilvl="8" w:tplc="3BC0925C">
      <w:start w:val="1"/>
      <w:numFmt w:val="bullet"/>
      <w:lvlText w:val=""/>
      <w:lvlJc w:val="left"/>
      <w:pPr>
        <w:ind w:left="6480" w:hanging="360"/>
      </w:pPr>
      <w:rPr>
        <w:rFonts w:ascii="Wingdings" w:hAnsi="Wingdings" w:hint="default"/>
      </w:rPr>
    </w:lvl>
  </w:abstractNum>
  <w:abstractNum w:abstractNumId="48" w15:restartNumberingAfterBreak="0">
    <w:nsid w:val="2C458A67"/>
    <w:multiLevelType w:val="hybridMultilevel"/>
    <w:tmpl w:val="3A72750E"/>
    <w:lvl w:ilvl="0" w:tplc="1FA8BEC4">
      <w:start w:val="1"/>
      <w:numFmt w:val="bullet"/>
      <w:lvlText w:val=""/>
      <w:lvlJc w:val="left"/>
      <w:pPr>
        <w:ind w:left="720" w:hanging="360"/>
      </w:pPr>
      <w:rPr>
        <w:rFonts w:ascii="Symbol" w:hAnsi="Symbol" w:hint="default"/>
      </w:rPr>
    </w:lvl>
    <w:lvl w:ilvl="1" w:tplc="11FA2706">
      <w:start w:val="1"/>
      <w:numFmt w:val="bullet"/>
      <w:lvlText w:val="o"/>
      <w:lvlJc w:val="left"/>
      <w:pPr>
        <w:ind w:left="1440" w:hanging="360"/>
      </w:pPr>
      <w:rPr>
        <w:rFonts w:ascii="Courier New" w:hAnsi="Courier New" w:hint="default"/>
      </w:rPr>
    </w:lvl>
    <w:lvl w:ilvl="2" w:tplc="5B30D1FE">
      <w:start w:val="1"/>
      <w:numFmt w:val="bullet"/>
      <w:lvlText w:val=""/>
      <w:lvlJc w:val="left"/>
      <w:pPr>
        <w:ind w:left="2160" w:hanging="360"/>
      </w:pPr>
      <w:rPr>
        <w:rFonts w:ascii="Wingdings" w:hAnsi="Wingdings" w:hint="default"/>
      </w:rPr>
    </w:lvl>
    <w:lvl w:ilvl="3" w:tplc="B748B646">
      <w:start w:val="1"/>
      <w:numFmt w:val="bullet"/>
      <w:lvlText w:val=""/>
      <w:lvlJc w:val="left"/>
      <w:pPr>
        <w:ind w:left="2880" w:hanging="360"/>
      </w:pPr>
      <w:rPr>
        <w:rFonts w:ascii="Symbol" w:hAnsi="Symbol" w:hint="default"/>
      </w:rPr>
    </w:lvl>
    <w:lvl w:ilvl="4" w:tplc="3796D3BE">
      <w:start w:val="1"/>
      <w:numFmt w:val="bullet"/>
      <w:lvlText w:val="o"/>
      <w:lvlJc w:val="left"/>
      <w:pPr>
        <w:ind w:left="3600" w:hanging="360"/>
      </w:pPr>
      <w:rPr>
        <w:rFonts w:ascii="Courier New" w:hAnsi="Courier New" w:hint="default"/>
      </w:rPr>
    </w:lvl>
    <w:lvl w:ilvl="5" w:tplc="CBB6977C">
      <w:start w:val="1"/>
      <w:numFmt w:val="bullet"/>
      <w:lvlText w:val=""/>
      <w:lvlJc w:val="left"/>
      <w:pPr>
        <w:ind w:left="4320" w:hanging="360"/>
      </w:pPr>
      <w:rPr>
        <w:rFonts w:ascii="Wingdings" w:hAnsi="Wingdings" w:hint="default"/>
      </w:rPr>
    </w:lvl>
    <w:lvl w:ilvl="6" w:tplc="E5F44820">
      <w:start w:val="1"/>
      <w:numFmt w:val="bullet"/>
      <w:lvlText w:val=""/>
      <w:lvlJc w:val="left"/>
      <w:pPr>
        <w:ind w:left="5040" w:hanging="360"/>
      </w:pPr>
      <w:rPr>
        <w:rFonts w:ascii="Symbol" w:hAnsi="Symbol" w:hint="default"/>
      </w:rPr>
    </w:lvl>
    <w:lvl w:ilvl="7" w:tplc="57D26AD0">
      <w:start w:val="1"/>
      <w:numFmt w:val="bullet"/>
      <w:lvlText w:val="o"/>
      <w:lvlJc w:val="left"/>
      <w:pPr>
        <w:ind w:left="5760" w:hanging="360"/>
      </w:pPr>
      <w:rPr>
        <w:rFonts w:ascii="Courier New" w:hAnsi="Courier New" w:hint="default"/>
      </w:rPr>
    </w:lvl>
    <w:lvl w:ilvl="8" w:tplc="2F82D57C">
      <w:start w:val="1"/>
      <w:numFmt w:val="bullet"/>
      <w:lvlText w:val=""/>
      <w:lvlJc w:val="left"/>
      <w:pPr>
        <w:ind w:left="6480" w:hanging="360"/>
      </w:pPr>
      <w:rPr>
        <w:rFonts w:ascii="Wingdings" w:hAnsi="Wingdings" w:hint="default"/>
      </w:rPr>
    </w:lvl>
  </w:abstractNum>
  <w:abstractNum w:abstractNumId="49" w15:restartNumberingAfterBreak="0">
    <w:nsid w:val="2C5D2575"/>
    <w:multiLevelType w:val="multilevel"/>
    <w:tmpl w:val="47C0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718BA3"/>
    <w:multiLevelType w:val="hybridMultilevel"/>
    <w:tmpl w:val="FFFFFFFF"/>
    <w:lvl w:ilvl="0" w:tplc="A3EE8D38">
      <w:start w:val="1"/>
      <w:numFmt w:val="bullet"/>
      <w:lvlText w:val=""/>
      <w:lvlJc w:val="left"/>
      <w:pPr>
        <w:ind w:left="720" w:hanging="360"/>
      </w:pPr>
      <w:rPr>
        <w:rFonts w:ascii="Symbol" w:hAnsi="Symbol" w:hint="default"/>
      </w:rPr>
    </w:lvl>
    <w:lvl w:ilvl="1" w:tplc="2F02C110">
      <w:start w:val="1"/>
      <w:numFmt w:val="bullet"/>
      <w:lvlText w:val="o"/>
      <w:lvlJc w:val="left"/>
      <w:pPr>
        <w:ind w:left="1440" w:hanging="360"/>
      </w:pPr>
      <w:rPr>
        <w:rFonts w:ascii="Courier New" w:hAnsi="Courier New" w:hint="default"/>
      </w:rPr>
    </w:lvl>
    <w:lvl w:ilvl="2" w:tplc="0D5003A8">
      <w:start w:val="1"/>
      <w:numFmt w:val="bullet"/>
      <w:lvlText w:val=""/>
      <w:lvlJc w:val="left"/>
      <w:pPr>
        <w:ind w:left="2160" w:hanging="360"/>
      </w:pPr>
      <w:rPr>
        <w:rFonts w:ascii="Wingdings" w:hAnsi="Wingdings" w:hint="default"/>
      </w:rPr>
    </w:lvl>
    <w:lvl w:ilvl="3" w:tplc="7C96E228">
      <w:start w:val="1"/>
      <w:numFmt w:val="bullet"/>
      <w:lvlText w:val=""/>
      <w:lvlJc w:val="left"/>
      <w:pPr>
        <w:ind w:left="2880" w:hanging="360"/>
      </w:pPr>
      <w:rPr>
        <w:rFonts w:ascii="Symbol" w:hAnsi="Symbol" w:hint="default"/>
      </w:rPr>
    </w:lvl>
    <w:lvl w:ilvl="4" w:tplc="BC5A6A1E">
      <w:start w:val="1"/>
      <w:numFmt w:val="bullet"/>
      <w:lvlText w:val="o"/>
      <w:lvlJc w:val="left"/>
      <w:pPr>
        <w:ind w:left="3600" w:hanging="360"/>
      </w:pPr>
      <w:rPr>
        <w:rFonts w:ascii="Courier New" w:hAnsi="Courier New" w:hint="default"/>
      </w:rPr>
    </w:lvl>
    <w:lvl w:ilvl="5" w:tplc="9C501F4E">
      <w:start w:val="1"/>
      <w:numFmt w:val="bullet"/>
      <w:lvlText w:val=""/>
      <w:lvlJc w:val="left"/>
      <w:pPr>
        <w:ind w:left="4320" w:hanging="360"/>
      </w:pPr>
      <w:rPr>
        <w:rFonts w:ascii="Wingdings" w:hAnsi="Wingdings" w:hint="default"/>
      </w:rPr>
    </w:lvl>
    <w:lvl w:ilvl="6" w:tplc="5686A98A">
      <w:start w:val="1"/>
      <w:numFmt w:val="bullet"/>
      <w:lvlText w:val=""/>
      <w:lvlJc w:val="left"/>
      <w:pPr>
        <w:ind w:left="5040" w:hanging="360"/>
      </w:pPr>
      <w:rPr>
        <w:rFonts w:ascii="Symbol" w:hAnsi="Symbol" w:hint="default"/>
      </w:rPr>
    </w:lvl>
    <w:lvl w:ilvl="7" w:tplc="9866EF6E">
      <w:start w:val="1"/>
      <w:numFmt w:val="bullet"/>
      <w:lvlText w:val="o"/>
      <w:lvlJc w:val="left"/>
      <w:pPr>
        <w:ind w:left="5760" w:hanging="360"/>
      </w:pPr>
      <w:rPr>
        <w:rFonts w:ascii="Courier New" w:hAnsi="Courier New" w:hint="default"/>
      </w:rPr>
    </w:lvl>
    <w:lvl w:ilvl="8" w:tplc="F52AF52E">
      <w:start w:val="1"/>
      <w:numFmt w:val="bullet"/>
      <w:lvlText w:val=""/>
      <w:lvlJc w:val="left"/>
      <w:pPr>
        <w:ind w:left="6480" w:hanging="360"/>
      </w:pPr>
      <w:rPr>
        <w:rFonts w:ascii="Wingdings" w:hAnsi="Wingdings" w:hint="default"/>
      </w:rPr>
    </w:lvl>
  </w:abstractNum>
  <w:abstractNum w:abstractNumId="51" w15:restartNumberingAfterBreak="0">
    <w:nsid w:val="2FF44D1C"/>
    <w:multiLevelType w:val="hybridMultilevel"/>
    <w:tmpl w:val="CA64E68E"/>
    <w:lvl w:ilvl="0" w:tplc="7CBA5416">
      <w:start w:val="1"/>
      <w:numFmt w:val="bullet"/>
      <w:pStyle w:val="Puce2"/>
      <w:lvlText w:val=""/>
      <w:lvlJc w:val="left"/>
      <w:pPr>
        <w:tabs>
          <w:tab w:val="num" w:pos="1040"/>
        </w:tabs>
        <w:ind w:left="1040" w:hanging="567"/>
      </w:pPr>
      <w:rPr>
        <w:rFonts w:ascii="Wingdings" w:hAnsi="Wingdings" w:hint="default"/>
      </w:rPr>
    </w:lvl>
    <w:lvl w:ilvl="1" w:tplc="4D3ED2F4">
      <w:start w:val="1"/>
      <w:numFmt w:val="bullet"/>
      <w:lvlText w:val="o"/>
      <w:lvlJc w:val="left"/>
      <w:pPr>
        <w:tabs>
          <w:tab w:val="num" w:pos="1800"/>
        </w:tabs>
        <w:ind w:left="1800" w:hanging="360"/>
      </w:pPr>
      <w:rPr>
        <w:rFonts w:ascii="Courier New" w:hAnsi="Courier New" w:cs="Courier New" w:hint="default"/>
      </w:rPr>
    </w:lvl>
    <w:lvl w:ilvl="2" w:tplc="8AA418F6">
      <w:start w:val="1"/>
      <w:numFmt w:val="bullet"/>
      <w:lvlText w:val=""/>
      <w:lvlJc w:val="left"/>
      <w:pPr>
        <w:tabs>
          <w:tab w:val="num" w:pos="2520"/>
        </w:tabs>
        <w:ind w:left="2520" w:hanging="360"/>
      </w:pPr>
      <w:rPr>
        <w:rFonts w:ascii="Wingdings" w:hAnsi="Wingdings" w:hint="default"/>
      </w:rPr>
    </w:lvl>
    <w:lvl w:ilvl="3" w:tplc="DFBCEE90">
      <w:start w:val="1"/>
      <w:numFmt w:val="bullet"/>
      <w:lvlText w:val=""/>
      <w:lvlJc w:val="left"/>
      <w:pPr>
        <w:tabs>
          <w:tab w:val="num" w:pos="3240"/>
        </w:tabs>
        <w:ind w:left="3240" w:hanging="360"/>
      </w:pPr>
      <w:rPr>
        <w:rFonts w:ascii="Symbol" w:hAnsi="Symbol" w:hint="default"/>
      </w:rPr>
    </w:lvl>
    <w:lvl w:ilvl="4" w:tplc="AD60C74C">
      <w:start w:val="1"/>
      <w:numFmt w:val="bullet"/>
      <w:lvlText w:val="o"/>
      <w:lvlJc w:val="left"/>
      <w:pPr>
        <w:tabs>
          <w:tab w:val="num" w:pos="3960"/>
        </w:tabs>
        <w:ind w:left="3960" w:hanging="360"/>
      </w:pPr>
      <w:rPr>
        <w:rFonts w:ascii="Courier New" w:hAnsi="Courier New" w:cs="Courier New" w:hint="default"/>
      </w:rPr>
    </w:lvl>
    <w:lvl w:ilvl="5" w:tplc="30709A16">
      <w:start w:val="1"/>
      <w:numFmt w:val="bullet"/>
      <w:lvlText w:val=""/>
      <w:lvlJc w:val="left"/>
      <w:pPr>
        <w:tabs>
          <w:tab w:val="num" w:pos="4680"/>
        </w:tabs>
        <w:ind w:left="4680" w:hanging="360"/>
      </w:pPr>
      <w:rPr>
        <w:rFonts w:ascii="Wingdings" w:hAnsi="Wingdings" w:hint="default"/>
      </w:rPr>
    </w:lvl>
    <w:lvl w:ilvl="6" w:tplc="E2A6AFBC">
      <w:start w:val="1"/>
      <w:numFmt w:val="bullet"/>
      <w:lvlText w:val=""/>
      <w:lvlJc w:val="left"/>
      <w:pPr>
        <w:tabs>
          <w:tab w:val="num" w:pos="5400"/>
        </w:tabs>
        <w:ind w:left="5400" w:hanging="360"/>
      </w:pPr>
      <w:rPr>
        <w:rFonts w:ascii="Symbol" w:hAnsi="Symbol" w:hint="default"/>
      </w:rPr>
    </w:lvl>
    <w:lvl w:ilvl="7" w:tplc="33D4B6D2">
      <w:start w:val="1"/>
      <w:numFmt w:val="bullet"/>
      <w:lvlText w:val="o"/>
      <w:lvlJc w:val="left"/>
      <w:pPr>
        <w:tabs>
          <w:tab w:val="num" w:pos="6120"/>
        </w:tabs>
        <w:ind w:left="6120" w:hanging="360"/>
      </w:pPr>
      <w:rPr>
        <w:rFonts w:ascii="Courier New" w:hAnsi="Courier New" w:cs="Courier New" w:hint="default"/>
      </w:rPr>
    </w:lvl>
    <w:lvl w:ilvl="8" w:tplc="2C2E51C6">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30F26720"/>
    <w:multiLevelType w:val="multilevel"/>
    <w:tmpl w:val="E93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193D75"/>
    <w:multiLevelType w:val="hybridMultilevel"/>
    <w:tmpl w:val="F398A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1763241"/>
    <w:multiLevelType w:val="hybridMultilevel"/>
    <w:tmpl w:val="C39E3E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5" w15:restartNumberingAfterBreak="0">
    <w:nsid w:val="3183208A"/>
    <w:multiLevelType w:val="hybridMultilevel"/>
    <w:tmpl w:val="22964F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2E41DB0"/>
    <w:multiLevelType w:val="hybridMultilevel"/>
    <w:tmpl w:val="1B40B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3FB6AC0"/>
    <w:multiLevelType w:val="multilevel"/>
    <w:tmpl w:val="2388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4C17B95"/>
    <w:multiLevelType w:val="hybridMultilevel"/>
    <w:tmpl w:val="970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59D00E7"/>
    <w:multiLevelType w:val="hybridMultilevel"/>
    <w:tmpl w:val="4B64C0CE"/>
    <w:lvl w:ilvl="0" w:tplc="1CD20A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BC32F9"/>
    <w:multiLevelType w:val="hybridMultilevel"/>
    <w:tmpl w:val="62CE08D8"/>
    <w:lvl w:ilvl="0" w:tplc="905805C6">
      <w:start w:val="1"/>
      <w:numFmt w:val="bullet"/>
      <w:lvlText w:val=""/>
      <w:lvlJc w:val="left"/>
      <w:pPr>
        <w:ind w:left="720" w:hanging="360"/>
      </w:pPr>
      <w:rPr>
        <w:rFonts w:ascii="Symbol" w:hAnsi="Symbol" w:hint="default"/>
      </w:rPr>
    </w:lvl>
    <w:lvl w:ilvl="1" w:tplc="B8D67FF8">
      <w:start w:val="1"/>
      <w:numFmt w:val="bullet"/>
      <w:lvlText w:val=""/>
      <w:lvlJc w:val="left"/>
      <w:pPr>
        <w:ind w:left="1440" w:hanging="360"/>
      </w:pPr>
      <w:rPr>
        <w:rFonts w:ascii="Symbol" w:hAnsi="Symbol" w:hint="default"/>
      </w:rPr>
    </w:lvl>
    <w:lvl w:ilvl="2" w:tplc="AC4EC2D4">
      <w:start w:val="1"/>
      <w:numFmt w:val="lowerRoman"/>
      <w:lvlText w:val="%3."/>
      <w:lvlJc w:val="right"/>
      <w:pPr>
        <w:ind w:left="2160" w:hanging="180"/>
      </w:pPr>
    </w:lvl>
    <w:lvl w:ilvl="3" w:tplc="CBF6386C">
      <w:start w:val="1"/>
      <w:numFmt w:val="decimal"/>
      <w:lvlText w:val="%4."/>
      <w:lvlJc w:val="left"/>
      <w:pPr>
        <w:ind w:left="2880" w:hanging="360"/>
      </w:pPr>
    </w:lvl>
    <w:lvl w:ilvl="4" w:tplc="F932B19C">
      <w:start w:val="1"/>
      <w:numFmt w:val="lowerLetter"/>
      <w:lvlText w:val="%5."/>
      <w:lvlJc w:val="left"/>
      <w:pPr>
        <w:ind w:left="3600" w:hanging="360"/>
      </w:pPr>
    </w:lvl>
    <w:lvl w:ilvl="5" w:tplc="4AECAD42">
      <w:start w:val="1"/>
      <w:numFmt w:val="lowerRoman"/>
      <w:lvlText w:val="%6."/>
      <w:lvlJc w:val="right"/>
      <w:pPr>
        <w:ind w:left="4320" w:hanging="180"/>
      </w:pPr>
    </w:lvl>
    <w:lvl w:ilvl="6" w:tplc="439E97BA">
      <w:start w:val="1"/>
      <w:numFmt w:val="decimal"/>
      <w:lvlText w:val="%7."/>
      <w:lvlJc w:val="left"/>
      <w:pPr>
        <w:ind w:left="5040" w:hanging="360"/>
      </w:pPr>
    </w:lvl>
    <w:lvl w:ilvl="7" w:tplc="3BD84FE0">
      <w:start w:val="1"/>
      <w:numFmt w:val="lowerLetter"/>
      <w:lvlText w:val="%8."/>
      <w:lvlJc w:val="left"/>
      <w:pPr>
        <w:ind w:left="5760" w:hanging="360"/>
      </w:pPr>
    </w:lvl>
    <w:lvl w:ilvl="8" w:tplc="BD2A98EE">
      <w:start w:val="1"/>
      <w:numFmt w:val="lowerRoman"/>
      <w:lvlText w:val="%9."/>
      <w:lvlJc w:val="right"/>
      <w:pPr>
        <w:ind w:left="6480" w:hanging="180"/>
      </w:pPr>
    </w:lvl>
  </w:abstractNum>
  <w:abstractNum w:abstractNumId="61" w15:restartNumberingAfterBreak="0">
    <w:nsid w:val="37770FD3"/>
    <w:multiLevelType w:val="hybridMultilevel"/>
    <w:tmpl w:val="97088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38278821"/>
    <w:multiLevelType w:val="hybridMultilevel"/>
    <w:tmpl w:val="E8FC9FF2"/>
    <w:lvl w:ilvl="0" w:tplc="77F8E018">
      <w:start w:val="1"/>
      <w:numFmt w:val="bullet"/>
      <w:lvlText w:val=""/>
      <w:lvlJc w:val="left"/>
      <w:pPr>
        <w:ind w:left="720" w:hanging="360"/>
      </w:pPr>
      <w:rPr>
        <w:rFonts w:ascii="Symbol" w:hAnsi="Symbol" w:hint="default"/>
      </w:rPr>
    </w:lvl>
    <w:lvl w:ilvl="1" w:tplc="8B0CD6A4">
      <w:start w:val="1"/>
      <w:numFmt w:val="bullet"/>
      <w:lvlText w:val="o"/>
      <w:lvlJc w:val="left"/>
      <w:pPr>
        <w:ind w:left="1440" w:hanging="360"/>
      </w:pPr>
      <w:rPr>
        <w:rFonts w:ascii="Courier New" w:hAnsi="Courier New" w:hint="default"/>
      </w:rPr>
    </w:lvl>
    <w:lvl w:ilvl="2" w:tplc="004CA31C">
      <w:start w:val="1"/>
      <w:numFmt w:val="bullet"/>
      <w:lvlText w:val=""/>
      <w:lvlJc w:val="left"/>
      <w:pPr>
        <w:ind w:left="2160" w:hanging="360"/>
      </w:pPr>
      <w:rPr>
        <w:rFonts w:ascii="Wingdings" w:hAnsi="Wingdings" w:hint="default"/>
      </w:rPr>
    </w:lvl>
    <w:lvl w:ilvl="3" w:tplc="F65019E8">
      <w:start w:val="1"/>
      <w:numFmt w:val="bullet"/>
      <w:lvlText w:val=""/>
      <w:lvlJc w:val="left"/>
      <w:pPr>
        <w:ind w:left="2880" w:hanging="360"/>
      </w:pPr>
      <w:rPr>
        <w:rFonts w:ascii="Symbol" w:hAnsi="Symbol" w:hint="default"/>
      </w:rPr>
    </w:lvl>
    <w:lvl w:ilvl="4" w:tplc="2E62EDC2">
      <w:start w:val="1"/>
      <w:numFmt w:val="bullet"/>
      <w:lvlText w:val="o"/>
      <w:lvlJc w:val="left"/>
      <w:pPr>
        <w:ind w:left="3600" w:hanging="360"/>
      </w:pPr>
      <w:rPr>
        <w:rFonts w:ascii="Courier New" w:hAnsi="Courier New" w:hint="default"/>
      </w:rPr>
    </w:lvl>
    <w:lvl w:ilvl="5" w:tplc="E92AB120">
      <w:start w:val="1"/>
      <w:numFmt w:val="bullet"/>
      <w:lvlText w:val=""/>
      <w:lvlJc w:val="left"/>
      <w:pPr>
        <w:ind w:left="4320" w:hanging="360"/>
      </w:pPr>
      <w:rPr>
        <w:rFonts w:ascii="Wingdings" w:hAnsi="Wingdings" w:hint="default"/>
      </w:rPr>
    </w:lvl>
    <w:lvl w:ilvl="6" w:tplc="B5BC7CEE">
      <w:start w:val="1"/>
      <w:numFmt w:val="bullet"/>
      <w:lvlText w:val=""/>
      <w:lvlJc w:val="left"/>
      <w:pPr>
        <w:ind w:left="5040" w:hanging="360"/>
      </w:pPr>
      <w:rPr>
        <w:rFonts w:ascii="Symbol" w:hAnsi="Symbol" w:hint="default"/>
      </w:rPr>
    </w:lvl>
    <w:lvl w:ilvl="7" w:tplc="2DD0D68E">
      <w:start w:val="1"/>
      <w:numFmt w:val="bullet"/>
      <w:lvlText w:val="o"/>
      <w:lvlJc w:val="left"/>
      <w:pPr>
        <w:ind w:left="5760" w:hanging="360"/>
      </w:pPr>
      <w:rPr>
        <w:rFonts w:ascii="Courier New" w:hAnsi="Courier New" w:hint="default"/>
      </w:rPr>
    </w:lvl>
    <w:lvl w:ilvl="8" w:tplc="BFD294BC">
      <w:start w:val="1"/>
      <w:numFmt w:val="bullet"/>
      <w:lvlText w:val=""/>
      <w:lvlJc w:val="left"/>
      <w:pPr>
        <w:ind w:left="6480" w:hanging="360"/>
      </w:pPr>
      <w:rPr>
        <w:rFonts w:ascii="Wingdings" w:hAnsi="Wingdings" w:hint="default"/>
      </w:rPr>
    </w:lvl>
  </w:abstractNum>
  <w:abstractNum w:abstractNumId="63" w15:restartNumberingAfterBreak="0">
    <w:nsid w:val="39F53D31"/>
    <w:multiLevelType w:val="hybridMultilevel"/>
    <w:tmpl w:val="854C1888"/>
    <w:lvl w:ilvl="0" w:tplc="5AC48C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A64BF3C"/>
    <w:multiLevelType w:val="hybridMultilevel"/>
    <w:tmpl w:val="DAC69588"/>
    <w:lvl w:ilvl="0" w:tplc="25905CE0">
      <w:start w:val="1"/>
      <w:numFmt w:val="bullet"/>
      <w:lvlText w:val="-"/>
      <w:lvlJc w:val="left"/>
      <w:pPr>
        <w:ind w:left="720" w:hanging="360"/>
      </w:pPr>
      <w:rPr>
        <w:rFonts w:ascii="Calibri" w:hAnsi="Calibri" w:hint="default"/>
      </w:rPr>
    </w:lvl>
    <w:lvl w:ilvl="1" w:tplc="8EE0BCE4">
      <w:start w:val="1"/>
      <w:numFmt w:val="bullet"/>
      <w:lvlText w:val="o"/>
      <w:lvlJc w:val="left"/>
      <w:pPr>
        <w:ind w:left="1440" w:hanging="360"/>
      </w:pPr>
      <w:rPr>
        <w:rFonts w:ascii="Courier New" w:hAnsi="Courier New" w:hint="default"/>
      </w:rPr>
    </w:lvl>
    <w:lvl w:ilvl="2" w:tplc="10724ECA">
      <w:start w:val="1"/>
      <w:numFmt w:val="bullet"/>
      <w:lvlText w:val=""/>
      <w:lvlJc w:val="left"/>
      <w:pPr>
        <w:ind w:left="2160" w:hanging="360"/>
      </w:pPr>
      <w:rPr>
        <w:rFonts w:ascii="Wingdings" w:hAnsi="Wingdings" w:hint="default"/>
      </w:rPr>
    </w:lvl>
    <w:lvl w:ilvl="3" w:tplc="099270C4">
      <w:start w:val="1"/>
      <w:numFmt w:val="bullet"/>
      <w:lvlText w:val=""/>
      <w:lvlJc w:val="left"/>
      <w:pPr>
        <w:ind w:left="2880" w:hanging="360"/>
      </w:pPr>
      <w:rPr>
        <w:rFonts w:ascii="Symbol" w:hAnsi="Symbol" w:hint="default"/>
      </w:rPr>
    </w:lvl>
    <w:lvl w:ilvl="4" w:tplc="905ECFC4">
      <w:start w:val="1"/>
      <w:numFmt w:val="bullet"/>
      <w:lvlText w:val="o"/>
      <w:lvlJc w:val="left"/>
      <w:pPr>
        <w:ind w:left="3600" w:hanging="360"/>
      </w:pPr>
      <w:rPr>
        <w:rFonts w:ascii="Courier New" w:hAnsi="Courier New" w:hint="default"/>
      </w:rPr>
    </w:lvl>
    <w:lvl w:ilvl="5" w:tplc="425AE892">
      <w:start w:val="1"/>
      <w:numFmt w:val="bullet"/>
      <w:lvlText w:val=""/>
      <w:lvlJc w:val="left"/>
      <w:pPr>
        <w:ind w:left="4320" w:hanging="360"/>
      </w:pPr>
      <w:rPr>
        <w:rFonts w:ascii="Wingdings" w:hAnsi="Wingdings" w:hint="default"/>
      </w:rPr>
    </w:lvl>
    <w:lvl w:ilvl="6" w:tplc="AD5649B0">
      <w:start w:val="1"/>
      <w:numFmt w:val="bullet"/>
      <w:lvlText w:val=""/>
      <w:lvlJc w:val="left"/>
      <w:pPr>
        <w:ind w:left="5040" w:hanging="360"/>
      </w:pPr>
      <w:rPr>
        <w:rFonts w:ascii="Symbol" w:hAnsi="Symbol" w:hint="default"/>
      </w:rPr>
    </w:lvl>
    <w:lvl w:ilvl="7" w:tplc="741EFDEC">
      <w:start w:val="1"/>
      <w:numFmt w:val="bullet"/>
      <w:lvlText w:val="o"/>
      <w:lvlJc w:val="left"/>
      <w:pPr>
        <w:ind w:left="5760" w:hanging="360"/>
      </w:pPr>
      <w:rPr>
        <w:rFonts w:ascii="Courier New" w:hAnsi="Courier New" w:hint="default"/>
      </w:rPr>
    </w:lvl>
    <w:lvl w:ilvl="8" w:tplc="D1E245EC">
      <w:start w:val="1"/>
      <w:numFmt w:val="bullet"/>
      <w:lvlText w:val=""/>
      <w:lvlJc w:val="left"/>
      <w:pPr>
        <w:ind w:left="6480" w:hanging="360"/>
      </w:pPr>
      <w:rPr>
        <w:rFonts w:ascii="Wingdings" w:hAnsi="Wingdings" w:hint="default"/>
      </w:rPr>
    </w:lvl>
  </w:abstractNum>
  <w:abstractNum w:abstractNumId="65" w15:restartNumberingAfterBreak="0">
    <w:nsid w:val="3AD255E3"/>
    <w:multiLevelType w:val="multilevel"/>
    <w:tmpl w:val="3DB2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CA37FEC"/>
    <w:multiLevelType w:val="multilevel"/>
    <w:tmpl w:val="8ED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D5B17C1"/>
    <w:multiLevelType w:val="hybridMultilevel"/>
    <w:tmpl w:val="FD7C0B04"/>
    <w:lvl w:ilvl="0" w:tplc="1D56E55C">
      <w:start w:val="1"/>
      <w:numFmt w:val="bullet"/>
      <w:lvlText w:val=""/>
      <w:lvlJc w:val="left"/>
      <w:pPr>
        <w:ind w:left="720" w:hanging="360"/>
      </w:pPr>
      <w:rPr>
        <w:rFonts w:ascii="Symbol" w:hAnsi="Symbol" w:hint="default"/>
      </w:rPr>
    </w:lvl>
    <w:lvl w:ilvl="1" w:tplc="B0844F8A">
      <w:start w:val="1"/>
      <w:numFmt w:val="lowerLetter"/>
      <w:lvlText w:val="%2."/>
      <w:lvlJc w:val="left"/>
      <w:pPr>
        <w:ind w:left="1440" w:hanging="360"/>
      </w:pPr>
    </w:lvl>
    <w:lvl w:ilvl="2" w:tplc="CC14ADC4">
      <w:start w:val="1"/>
      <w:numFmt w:val="lowerRoman"/>
      <w:lvlText w:val="%3."/>
      <w:lvlJc w:val="right"/>
      <w:pPr>
        <w:ind w:left="2160" w:hanging="180"/>
      </w:pPr>
    </w:lvl>
    <w:lvl w:ilvl="3" w:tplc="D04221F6">
      <w:start w:val="1"/>
      <w:numFmt w:val="decimal"/>
      <w:lvlText w:val="%4."/>
      <w:lvlJc w:val="left"/>
      <w:pPr>
        <w:ind w:left="2880" w:hanging="360"/>
      </w:pPr>
    </w:lvl>
    <w:lvl w:ilvl="4" w:tplc="37BA3D4A">
      <w:start w:val="1"/>
      <w:numFmt w:val="lowerLetter"/>
      <w:lvlText w:val="%5."/>
      <w:lvlJc w:val="left"/>
      <w:pPr>
        <w:ind w:left="3600" w:hanging="360"/>
      </w:pPr>
    </w:lvl>
    <w:lvl w:ilvl="5" w:tplc="916C527E">
      <w:start w:val="1"/>
      <w:numFmt w:val="lowerRoman"/>
      <w:lvlText w:val="%6."/>
      <w:lvlJc w:val="right"/>
      <w:pPr>
        <w:ind w:left="4320" w:hanging="180"/>
      </w:pPr>
    </w:lvl>
    <w:lvl w:ilvl="6" w:tplc="36303300">
      <w:start w:val="1"/>
      <w:numFmt w:val="decimal"/>
      <w:lvlText w:val="%7."/>
      <w:lvlJc w:val="left"/>
      <w:pPr>
        <w:ind w:left="5040" w:hanging="360"/>
      </w:pPr>
    </w:lvl>
    <w:lvl w:ilvl="7" w:tplc="0BA2B7BE">
      <w:start w:val="1"/>
      <w:numFmt w:val="lowerLetter"/>
      <w:lvlText w:val="%8."/>
      <w:lvlJc w:val="left"/>
      <w:pPr>
        <w:ind w:left="5760" w:hanging="360"/>
      </w:pPr>
    </w:lvl>
    <w:lvl w:ilvl="8" w:tplc="AB9CFB6A">
      <w:start w:val="1"/>
      <w:numFmt w:val="lowerRoman"/>
      <w:lvlText w:val="%9."/>
      <w:lvlJc w:val="right"/>
      <w:pPr>
        <w:ind w:left="6480" w:hanging="180"/>
      </w:pPr>
    </w:lvl>
  </w:abstractNum>
  <w:abstractNum w:abstractNumId="68" w15:restartNumberingAfterBreak="0">
    <w:nsid w:val="3F0CAC77"/>
    <w:multiLevelType w:val="hybridMultilevel"/>
    <w:tmpl w:val="2222C220"/>
    <w:lvl w:ilvl="0" w:tplc="F98ACF24">
      <w:start w:val="1"/>
      <w:numFmt w:val="bullet"/>
      <w:lvlText w:val=""/>
      <w:lvlJc w:val="left"/>
      <w:pPr>
        <w:ind w:left="720" w:hanging="360"/>
      </w:pPr>
      <w:rPr>
        <w:rFonts w:ascii="Symbol" w:hAnsi="Symbol" w:hint="default"/>
      </w:rPr>
    </w:lvl>
    <w:lvl w:ilvl="1" w:tplc="1D580132">
      <w:start w:val="1"/>
      <w:numFmt w:val="bullet"/>
      <w:lvlText w:val="o"/>
      <w:lvlJc w:val="left"/>
      <w:pPr>
        <w:ind w:left="1440" w:hanging="360"/>
      </w:pPr>
      <w:rPr>
        <w:rFonts w:ascii="Courier New" w:hAnsi="Courier New" w:hint="default"/>
      </w:rPr>
    </w:lvl>
    <w:lvl w:ilvl="2" w:tplc="468CD6F6">
      <w:start w:val="1"/>
      <w:numFmt w:val="bullet"/>
      <w:lvlText w:val=""/>
      <w:lvlJc w:val="left"/>
      <w:pPr>
        <w:ind w:left="2160" w:hanging="360"/>
      </w:pPr>
      <w:rPr>
        <w:rFonts w:ascii="Wingdings" w:hAnsi="Wingdings" w:hint="default"/>
      </w:rPr>
    </w:lvl>
    <w:lvl w:ilvl="3" w:tplc="5CB4E59C">
      <w:start w:val="1"/>
      <w:numFmt w:val="bullet"/>
      <w:lvlText w:val=""/>
      <w:lvlJc w:val="left"/>
      <w:pPr>
        <w:ind w:left="2880" w:hanging="360"/>
      </w:pPr>
      <w:rPr>
        <w:rFonts w:ascii="Symbol" w:hAnsi="Symbol" w:hint="default"/>
      </w:rPr>
    </w:lvl>
    <w:lvl w:ilvl="4" w:tplc="19DA2FBE">
      <w:start w:val="1"/>
      <w:numFmt w:val="bullet"/>
      <w:lvlText w:val="o"/>
      <w:lvlJc w:val="left"/>
      <w:pPr>
        <w:ind w:left="3600" w:hanging="360"/>
      </w:pPr>
      <w:rPr>
        <w:rFonts w:ascii="Courier New" w:hAnsi="Courier New" w:hint="default"/>
      </w:rPr>
    </w:lvl>
    <w:lvl w:ilvl="5" w:tplc="1988CB6C">
      <w:start w:val="1"/>
      <w:numFmt w:val="bullet"/>
      <w:lvlText w:val=""/>
      <w:lvlJc w:val="left"/>
      <w:pPr>
        <w:ind w:left="4320" w:hanging="360"/>
      </w:pPr>
      <w:rPr>
        <w:rFonts w:ascii="Wingdings" w:hAnsi="Wingdings" w:hint="default"/>
      </w:rPr>
    </w:lvl>
    <w:lvl w:ilvl="6" w:tplc="793EAA82">
      <w:start w:val="1"/>
      <w:numFmt w:val="bullet"/>
      <w:lvlText w:val=""/>
      <w:lvlJc w:val="left"/>
      <w:pPr>
        <w:ind w:left="5040" w:hanging="360"/>
      </w:pPr>
      <w:rPr>
        <w:rFonts w:ascii="Symbol" w:hAnsi="Symbol" w:hint="default"/>
      </w:rPr>
    </w:lvl>
    <w:lvl w:ilvl="7" w:tplc="A79442A8">
      <w:start w:val="1"/>
      <w:numFmt w:val="bullet"/>
      <w:lvlText w:val="o"/>
      <w:lvlJc w:val="left"/>
      <w:pPr>
        <w:ind w:left="5760" w:hanging="360"/>
      </w:pPr>
      <w:rPr>
        <w:rFonts w:ascii="Courier New" w:hAnsi="Courier New" w:hint="default"/>
      </w:rPr>
    </w:lvl>
    <w:lvl w:ilvl="8" w:tplc="B2C00AA4">
      <w:start w:val="1"/>
      <w:numFmt w:val="bullet"/>
      <w:lvlText w:val=""/>
      <w:lvlJc w:val="left"/>
      <w:pPr>
        <w:ind w:left="6480" w:hanging="360"/>
      </w:pPr>
      <w:rPr>
        <w:rFonts w:ascii="Wingdings" w:hAnsi="Wingdings" w:hint="default"/>
      </w:rPr>
    </w:lvl>
  </w:abstractNum>
  <w:abstractNum w:abstractNumId="69" w15:restartNumberingAfterBreak="0">
    <w:nsid w:val="40780450"/>
    <w:multiLevelType w:val="multilevel"/>
    <w:tmpl w:val="25F8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0BD191D"/>
    <w:multiLevelType w:val="hybridMultilevel"/>
    <w:tmpl w:val="4E04567A"/>
    <w:lvl w:ilvl="0" w:tplc="04090001">
      <w:start w:val="1"/>
      <w:numFmt w:val="bullet"/>
      <w:lvlText w:val=""/>
      <w:lvlJc w:val="left"/>
      <w:pPr>
        <w:ind w:left="720" w:hanging="360"/>
      </w:pPr>
      <w:rPr>
        <w:rFonts w:ascii="Symbol" w:hAnsi="Symbol" w:hint="default"/>
      </w:rPr>
    </w:lvl>
    <w:lvl w:ilvl="1" w:tplc="11309EBC">
      <w:start w:val="1"/>
      <w:numFmt w:val="bullet"/>
      <w:lvlText w:val="o"/>
      <w:lvlJc w:val="left"/>
      <w:pPr>
        <w:ind w:left="1440" w:hanging="360"/>
      </w:pPr>
      <w:rPr>
        <w:rFonts w:ascii="Courier New" w:hAnsi="Courier New" w:hint="default"/>
      </w:rPr>
    </w:lvl>
    <w:lvl w:ilvl="2" w:tplc="434E7126">
      <w:start w:val="1"/>
      <w:numFmt w:val="bullet"/>
      <w:lvlText w:val=""/>
      <w:lvlJc w:val="left"/>
      <w:pPr>
        <w:ind w:left="2160" w:hanging="360"/>
      </w:pPr>
      <w:rPr>
        <w:rFonts w:ascii="Wingdings" w:hAnsi="Wingdings" w:hint="default"/>
      </w:rPr>
    </w:lvl>
    <w:lvl w:ilvl="3" w:tplc="3F0878AE">
      <w:start w:val="1"/>
      <w:numFmt w:val="bullet"/>
      <w:lvlText w:val=""/>
      <w:lvlJc w:val="left"/>
      <w:pPr>
        <w:ind w:left="2880" w:hanging="360"/>
      </w:pPr>
      <w:rPr>
        <w:rFonts w:ascii="Symbol" w:hAnsi="Symbol" w:hint="default"/>
      </w:rPr>
    </w:lvl>
    <w:lvl w:ilvl="4" w:tplc="2D36C67E">
      <w:start w:val="1"/>
      <w:numFmt w:val="bullet"/>
      <w:lvlText w:val="o"/>
      <w:lvlJc w:val="left"/>
      <w:pPr>
        <w:ind w:left="3600" w:hanging="360"/>
      </w:pPr>
      <w:rPr>
        <w:rFonts w:ascii="Courier New" w:hAnsi="Courier New" w:hint="default"/>
      </w:rPr>
    </w:lvl>
    <w:lvl w:ilvl="5" w:tplc="641E7216">
      <w:start w:val="1"/>
      <w:numFmt w:val="bullet"/>
      <w:lvlText w:val=""/>
      <w:lvlJc w:val="left"/>
      <w:pPr>
        <w:ind w:left="4320" w:hanging="360"/>
      </w:pPr>
      <w:rPr>
        <w:rFonts w:ascii="Wingdings" w:hAnsi="Wingdings" w:hint="default"/>
      </w:rPr>
    </w:lvl>
    <w:lvl w:ilvl="6" w:tplc="2136621C">
      <w:start w:val="1"/>
      <w:numFmt w:val="bullet"/>
      <w:lvlText w:val=""/>
      <w:lvlJc w:val="left"/>
      <w:pPr>
        <w:ind w:left="5040" w:hanging="360"/>
      </w:pPr>
      <w:rPr>
        <w:rFonts w:ascii="Symbol" w:hAnsi="Symbol" w:hint="default"/>
      </w:rPr>
    </w:lvl>
    <w:lvl w:ilvl="7" w:tplc="48D0A80A">
      <w:start w:val="1"/>
      <w:numFmt w:val="bullet"/>
      <w:lvlText w:val="o"/>
      <w:lvlJc w:val="left"/>
      <w:pPr>
        <w:ind w:left="5760" w:hanging="360"/>
      </w:pPr>
      <w:rPr>
        <w:rFonts w:ascii="Courier New" w:hAnsi="Courier New" w:hint="default"/>
      </w:rPr>
    </w:lvl>
    <w:lvl w:ilvl="8" w:tplc="3416B528">
      <w:start w:val="1"/>
      <w:numFmt w:val="bullet"/>
      <w:lvlText w:val=""/>
      <w:lvlJc w:val="left"/>
      <w:pPr>
        <w:ind w:left="6480" w:hanging="360"/>
      </w:pPr>
      <w:rPr>
        <w:rFonts w:ascii="Wingdings" w:hAnsi="Wingdings" w:hint="default"/>
      </w:rPr>
    </w:lvl>
  </w:abstractNum>
  <w:abstractNum w:abstractNumId="71" w15:restartNumberingAfterBreak="0">
    <w:nsid w:val="41157178"/>
    <w:multiLevelType w:val="hybridMultilevel"/>
    <w:tmpl w:val="A6745310"/>
    <w:lvl w:ilvl="0" w:tplc="FE52485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4F239E"/>
    <w:multiLevelType w:val="hybridMultilevel"/>
    <w:tmpl w:val="E984109E"/>
    <w:lvl w:ilvl="0" w:tplc="D4FC4A7A">
      <w:start w:val="1"/>
      <w:numFmt w:val="bullet"/>
      <w:lvlText w:val=""/>
      <w:lvlJc w:val="left"/>
      <w:pPr>
        <w:ind w:left="720" w:hanging="360"/>
      </w:pPr>
      <w:rPr>
        <w:rFonts w:ascii="Symbol" w:hAnsi="Symbol" w:hint="default"/>
      </w:rPr>
    </w:lvl>
    <w:lvl w:ilvl="1" w:tplc="C1BCFAF6">
      <w:start w:val="1"/>
      <w:numFmt w:val="bullet"/>
      <w:lvlText w:val="o"/>
      <w:lvlJc w:val="left"/>
      <w:pPr>
        <w:ind w:left="1440" w:hanging="360"/>
      </w:pPr>
      <w:rPr>
        <w:rFonts w:ascii="Courier New" w:hAnsi="Courier New" w:hint="default"/>
      </w:rPr>
    </w:lvl>
    <w:lvl w:ilvl="2" w:tplc="5F1AE454">
      <w:start w:val="1"/>
      <w:numFmt w:val="bullet"/>
      <w:lvlText w:val=""/>
      <w:lvlJc w:val="left"/>
      <w:pPr>
        <w:ind w:left="2160" w:hanging="360"/>
      </w:pPr>
      <w:rPr>
        <w:rFonts w:ascii="Wingdings" w:hAnsi="Wingdings" w:hint="default"/>
      </w:rPr>
    </w:lvl>
    <w:lvl w:ilvl="3" w:tplc="15663E82">
      <w:start w:val="1"/>
      <w:numFmt w:val="bullet"/>
      <w:lvlText w:val=""/>
      <w:lvlJc w:val="left"/>
      <w:pPr>
        <w:ind w:left="2880" w:hanging="360"/>
      </w:pPr>
      <w:rPr>
        <w:rFonts w:ascii="Symbol" w:hAnsi="Symbol" w:hint="default"/>
      </w:rPr>
    </w:lvl>
    <w:lvl w:ilvl="4" w:tplc="544C6812">
      <w:start w:val="1"/>
      <w:numFmt w:val="bullet"/>
      <w:lvlText w:val="o"/>
      <w:lvlJc w:val="left"/>
      <w:pPr>
        <w:ind w:left="3600" w:hanging="360"/>
      </w:pPr>
      <w:rPr>
        <w:rFonts w:ascii="Courier New" w:hAnsi="Courier New" w:hint="default"/>
      </w:rPr>
    </w:lvl>
    <w:lvl w:ilvl="5" w:tplc="0310FE7E">
      <w:start w:val="1"/>
      <w:numFmt w:val="bullet"/>
      <w:lvlText w:val=""/>
      <w:lvlJc w:val="left"/>
      <w:pPr>
        <w:ind w:left="4320" w:hanging="360"/>
      </w:pPr>
      <w:rPr>
        <w:rFonts w:ascii="Wingdings" w:hAnsi="Wingdings" w:hint="default"/>
      </w:rPr>
    </w:lvl>
    <w:lvl w:ilvl="6" w:tplc="D3C856C6">
      <w:start w:val="1"/>
      <w:numFmt w:val="bullet"/>
      <w:lvlText w:val=""/>
      <w:lvlJc w:val="left"/>
      <w:pPr>
        <w:ind w:left="5040" w:hanging="360"/>
      </w:pPr>
      <w:rPr>
        <w:rFonts w:ascii="Symbol" w:hAnsi="Symbol" w:hint="default"/>
      </w:rPr>
    </w:lvl>
    <w:lvl w:ilvl="7" w:tplc="529CA4EC">
      <w:start w:val="1"/>
      <w:numFmt w:val="bullet"/>
      <w:lvlText w:val="o"/>
      <w:lvlJc w:val="left"/>
      <w:pPr>
        <w:ind w:left="5760" w:hanging="360"/>
      </w:pPr>
      <w:rPr>
        <w:rFonts w:ascii="Courier New" w:hAnsi="Courier New" w:hint="default"/>
      </w:rPr>
    </w:lvl>
    <w:lvl w:ilvl="8" w:tplc="7D12A520">
      <w:start w:val="1"/>
      <w:numFmt w:val="bullet"/>
      <w:lvlText w:val=""/>
      <w:lvlJc w:val="left"/>
      <w:pPr>
        <w:ind w:left="6480" w:hanging="360"/>
      </w:pPr>
      <w:rPr>
        <w:rFonts w:ascii="Wingdings" w:hAnsi="Wingdings" w:hint="default"/>
      </w:rPr>
    </w:lvl>
  </w:abstractNum>
  <w:abstractNum w:abstractNumId="73" w15:restartNumberingAfterBreak="0">
    <w:nsid w:val="42F02DD7"/>
    <w:multiLevelType w:val="hybridMultilevel"/>
    <w:tmpl w:val="B8ECD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44360254"/>
    <w:multiLevelType w:val="hybridMultilevel"/>
    <w:tmpl w:val="008E9368"/>
    <w:lvl w:ilvl="0" w:tplc="9E0E0D66">
      <w:start w:val="1"/>
      <w:numFmt w:val="bullet"/>
      <w:lvlText w:val=""/>
      <w:lvlJc w:val="left"/>
      <w:pPr>
        <w:ind w:left="720" w:hanging="360"/>
      </w:pPr>
      <w:rPr>
        <w:rFonts w:ascii="Symbol" w:hAnsi="Symbol" w:hint="default"/>
      </w:rPr>
    </w:lvl>
    <w:lvl w:ilvl="1" w:tplc="3EC8D192">
      <w:start w:val="1"/>
      <w:numFmt w:val="bullet"/>
      <w:lvlText w:val=""/>
      <w:lvlJc w:val="left"/>
      <w:pPr>
        <w:ind w:left="1440" w:hanging="360"/>
      </w:pPr>
      <w:rPr>
        <w:rFonts w:ascii="Symbol" w:hAnsi="Symbol" w:hint="default"/>
      </w:rPr>
    </w:lvl>
    <w:lvl w:ilvl="2" w:tplc="7CA0A078">
      <w:start w:val="1"/>
      <w:numFmt w:val="lowerRoman"/>
      <w:lvlText w:val="%3."/>
      <w:lvlJc w:val="right"/>
      <w:pPr>
        <w:ind w:left="2160" w:hanging="180"/>
      </w:pPr>
    </w:lvl>
    <w:lvl w:ilvl="3" w:tplc="A2DC617A">
      <w:start w:val="1"/>
      <w:numFmt w:val="decimal"/>
      <w:lvlText w:val="%4."/>
      <w:lvlJc w:val="left"/>
      <w:pPr>
        <w:ind w:left="2880" w:hanging="360"/>
      </w:pPr>
    </w:lvl>
    <w:lvl w:ilvl="4" w:tplc="0700F24A">
      <w:start w:val="1"/>
      <w:numFmt w:val="lowerLetter"/>
      <w:lvlText w:val="%5."/>
      <w:lvlJc w:val="left"/>
      <w:pPr>
        <w:ind w:left="3600" w:hanging="360"/>
      </w:pPr>
    </w:lvl>
    <w:lvl w:ilvl="5" w:tplc="BB843154">
      <w:start w:val="1"/>
      <w:numFmt w:val="lowerRoman"/>
      <w:lvlText w:val="%6."/>
      <w:lvlJc w:val="right"/>
      <w:pPr>
        <w:ind w:left="4320" w:hanging="180"/>
      </w:pPr>
    </w:lvl>
    <w:lvl w:ilvl="6" w:tplc="C340ED78">
      <w:start w:val="1"/>
      <w:numFmt w:val="decimal"/>
      <w:lvlText w:val="%7."/>
      <w:lvlJc w:val="left"/>
      <w:pPr>
        <w:ind w:left="5040" w:hanging="360"/>
      </w:pPr>
    </w:lvl>
    <w:lvl w:ilvl="7" w:tplc="BED693A6">
      <w:start w:val="1"/>
      <w:numFmt w:val="lowerLetter"/>
      <w:lvlText w:val="%8."/>
      <w:lvlJc w:val="left"/>
      <w:pPr>
        <w:ind w:left="5760" w:hanging="360"/>
      </w:pPr>
    </w:lvl>
    <w:lvl w:ilvl="8" w:tplc="F224E2AA">
      <w:start w:val="1"/>
      <w:numFmt w:val="lowerRoman"/>
      <w:lvlText w:val="%9."/>
      <w:lvlJc w:val="right"/>
      <w:pPr>
        <w:ind w:left="6480" w:hanging="180"/>
      </w:pPr>
    </w:lvl>
  </w:abstractNum>
  <w:abstractNum w:abstractNumId="75" w15:restartNumberingAfterBreak="0">
    <w:nsid w:val="4473FC13"/>
    <w:multiLevelType w:val="hybridMultilevel"/>
    <w:tmpl w:val="FFFFFFFF"/>
    <w:lvl w:ilvl="0" w:tplc="09CAF116">
      <w:start w:val="1"/>
      <w:numFmt w:val="lowerLetter"/>
      <w:lvlText w:val="%1)"/>
      <w:lvlJc w:val="left"/>
      <w:pPr>
        <w:ind w:left="720" w:hanging="360"/>
      </w:pPr>
    </w:lvl>
    <w:lvl w:ilvl="1" w:tplc="69C4FFD2">
      <w:start w:val="1"/>
      <w:numFmt w:val="lowerLetter"/>
      <w:lvlText w:val="%2."/>
      <w:lvlJc w:val="left"/>
      <w:pPr>
        <w:ind w:left="1440" w:hanging="360"/>
      </w:pPr>
    </w:lvl>
    <w:lvl w:ilvl="2" w:tplc="C62C3540">
      <w:start w:val="1"/>
      <w:numFmt w:val="lowerRoman"/>
      <w:lvlText w:val="%3."/>
      <w:lvlJc w:val="right"/>
      <w:pPr>
        <w:ind w:left="2160" w:hanging="180"/>
      </w:pPr>
    </w:lvl>
    <w:lvl w:ilvl="3" w:tplc="4E64BEF6">
      <w:start w:val="1"/>
      <w:numFmt w:val="decimal"/>
      <w:lvlText w:val="%4."/>
      <w:lvlJc w:val="left"/>
      <w:pPr>
        <w:ind w:left="2880" w:hanging="360"/>
      </w:pPr>
    </w:lvl>
    <w:lvl w:ilvl="4" w:tplc="684A6CA0">
      <w:start w:val="1"/>
      <w:numFmt w:val="lowerLetter"/>
      <w:lvlText w:val="%5."/>
      <w:lvlJc w:val="left"/>
      <w:pPr>
        <w:ind w:left="3600" w:hanging="360"/>
      </w:pPr>
    </w:lvl>
    <w:lvl w:ilvl="5" w:tplc="8EB66842">
      <w:start w:val="1"/>
      <w:numFmt w:val="lowerRoman"/>
      <w:lvlText w:val="%6."/>
      <w:lvlJc w:val="right"/>
      <w:pPr>
        <w:ind w:left="4320" w:hanging="180"/>
      </w:pPr>
    </w:lvl>
    <w:lvl w:ilvl="6" w:tplc="42AAC126">
      <w:start w:val="1"/>
      <w:numFmt w:val="decimal"/>
      <w:lvlText w:val="%7."/>
      <w:lvlJc w:val="left"/>
      <w:pPr>
        <w:ind w:left="5040" w:hanging="360"/>
      </w:pPr>
    </w:lvl>
    <w:lvl w:ilvl="7" w:tplc="76BC8262">
      <w:start w:val="1"/>
      <w:numFmt w:val="lowerLetter"/>
      <w:lvlText w:val="%8."/>
      <w:lvlJc w:val="left"/>
      <w:pPr>
        <w:ind w:left="5760" w:hanging="360"/>
      </w:pPr>
    </w:lvl>
    <w:lvl w:ilvl="8" w:tplc="6C8CB04A">
      <w:start w:val="1"/>
      <w:numFmt w:val="lowerRoman"/>
      <w:lvlText w:val="%9."/>
      <w:lvlJc w:val="right"/>
      <w:pPr>
        <w:ind w:left="6480" w:hanging="180"/>
      </w:pPr>
    </w:lvl>
  </w:abstractNum>
  <w:abstractNum w:abstractNumId="76" w15:restartNumberingAfterBreak="0">
    <w:nsid w:val="44EB2A52"/>
    <w:multiLevelType w:val="hybridMultilevel"/>
    <w:tmpl w:val="FFFFFFFF"/>
    <w:lvl w:ilvl="0" w:tplc="4224EE74">
      <w:start w:val="1"/>
      <w:numFmt w:val="bullet"/>
      <w:lvlText w:val="-"/>
      <w:lvlJc w:val="left"/>
      <w:pPr>
        <w:ind w:left="720" w:hanging="360"/>
      </w:pPr>
      <w:rPr>
        <w:rFonts w:ascii="&quot;AdvGulliv-R&quot;,serif" w:hAnsi="&quot;AdvGulliv-R&quot;,serif" w:hint="default"/>
      </w:rPr>
    </w:lvl>
    <w:lvl w:ilvl="1" w:tplc="9F40DF28">
      <w:start w:val="1"/>
      <w:numFmt w:val="bullet"/>
      <w:lvlText w:val="o"/>
      <w:lvlJc w:val="left"/>
      <w:pPr>
        <w:ind w:left="1440" w:hanging="360"/>
      </w:pPr>
      <w:rPr>
        <w:rFonts w:ascii="Courier New" w:hAnsi="Courier New" w:hint="default"/>
      </w:rPr>
    </w:lvl>
    <w:lvl w:ilvl="2" w:tplc="A25C40E0">
      <w:start w:val="1"/>
      <w:numFmt w:val="bullet"/>
      <w:lvlText w:val=""/>
      <w:lvlJc w:val="left"/>
      <w:pPr>
        <w:ind w:left="2160" w:hanging="360"/>
      </w:pPr>
      <w:rPr>
        <w:rFonts w:ascii="Wingdings" w:hAnsi="Wingdings" w:hint="default"/>
      </w:rPr>
    </w:lvl>
    <w:lvl w:ilvl="3" w:tplc="21A06D18">
      <w:start w:val="1"/>
      <w:numFmt w:val="bullet"/>
      <w:lvlText w:val=""/>
      <w:lvlJc w:val="left"/>
      <w:pPr>
        <w:ind w:left="2880" w:hanging="360"/>
      </w:pPr>
      <w:rPr>
        <w:rFonts w:ascii="Symbol" w:hAnsi="Symbol" w:hint="default"/>
      </w:rPr>
    </w:lvl>
    <w:lvl w:ilvl="4" w:tplc="AC769EE0">
      <w:start w:val="1"/>
      <w:numFmt w:val="bullet"/>
      <w:lvlText w:val="o"/>
      <w:lvlJc w:val="left"/>
      <w:pPr>
        <w:ind w:left="3600" w:hanging="360"/>
      </w:pPr>
      <w:rPr>
        <w:rFonts w:ascii="Courier New" w:hAnsi="Courier New" w:hint="default"/>
      </w:rPr>
    </w:lvl>
    <w:lvl w:ilvl="5" w:tplc="7A381A72">
      <w:start w:val="1"/>
      <w:numFmt w:val="bullet"/>
      <w:lvlText w:val=""/>
      <w:lvlJc w:val="left"/>
      <w:pPr>
        <w:ind w:left="4320" w:hanging="360"/>
      </w:pPr>
      <w:rPr>
        <w:rFonts w:ascii="Wingdings" w:hAnsi="Wingdings" w:hint="default"/>
      </w:rPr>
    </w:lvl>
    <w:lvl w:ilvl="6" w:tplc="D0C4AD08">
      <w:start w:val="1"/>
      <w:numFmt w:val="bullet"/>
      <w:lvlText w:val=""/>
      <w:lvlJc w:val="left"/>
      <w:pPr>
        <w:ind w:left="5040" w:hanging="360"/>
      </w:pPr>
      <w:rPr>
        <w:rFonts w:ascii="Symbol" w:hAnsi="Symbol" w:hint="default"/>
      </w:rPr>
    </w:lvl>
    <w:lvl w:ilvl="7" w:tplc="BB60E16C">
      <w:start w:val="1"/>
      <w:numFmt w:val="bullet"/>
      <w:lvlText w:val="o"/>
      <w:lvlJc w:val="left"/>
      <w:pPr>
        <w:ind w:left="5760" w:hanging="360"/>
      </w:pPr>
      <w:rPr>
        <w:rFonts w:ascii="Courier New" w:hAnsi="Courier New" w:hint="default"/>
      </w:rPr>
    </w:lvl>
    <w:lvl w:ilvl="8" w:tplc="667E6BA0">
      <w:start w:val="1"/>
      <w:numFmt w:val="bullet"/>
      <w:lvlText w:val=""/>
      <w:lvlJc w:val="left"/>
      <w:pPr>
        <w:ind w:left="6480" w:hanging="360"/>
      </w:pPr>
      <w:rPr>
        <w:rFonts w:ascii="Wingdings" w:hAnsi="Wingdings" w:hint="default"/>
      </w:rPr>
    </w:lvl>
  </w:abstractNum>
  <w:abstractNum w:abstractNumId="77" w15:restartNumberingAfterBreak="0">
    <w:nsid w:val="45132462"/>
    <w:multiLevelType w:val="hybridMultilevel"/>
    <w:tmpl w:val="DA3A6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45BA3E37"/>
    <w:multiLevelType w:val="hybridMultilevel"/>
    <w:tmpl w:val="F8E8A7CC"/>
    <w:lvl w:ilvl="0" w:tplc="E0E8A5F2">
      <w:start w:val="1"/>
      <w:numFmt w:val="bullet"/>
      <w:lvlText w:val=""/>
      <w:lvlJc w:val="left"/>
      <w:pPr>
        <w:ind w:left="720" w:hanging="360"/>
      </w:pPr>
      <w:rPr>
        <w:rFonts w:ascii="Symbol" w:hAnsi="Symbol" w:hint="default"/>
      </w:rPr>
    </w:lvl>
    <w:lvl w:ilvl="1" w:tplc="C80C0FA4">
      <w:start w:val="1"/>
      <w:numFmt w:val="bullet"/>
      <w:lvlText w:val="o"/>
      <w:lvlJc w:val="left"/>
      <w:pPr>
        <w:ind w:left="1440" w:hanging="360"/>
      </w:pPr>
      <w:rPr>
        <w:rFonts w:ascii="Courier New" w:hAnsi="Courier New" w:cs="Courier New" w:hint="default"/>
      </w:rPr>
    </w:lvl>
    <w:lvl w:ilvl="2" w:tplc="7130CFEC">
      <w:start w:val="1"/>
      <w:numFmt w:val="bullet"/>
      <w:lvlText w:val=""/>
      <w:lvlJc w:val="left"/>
      <w:pPr>
        <w:ind w:left="2160" w:hanging="360"/>
      </w:pPr>
      <w:rPr>
        <w:rFonts w:ascii="Wingdings" w:hAnsi="Wingdings" w:hint="default"/>
      </w:rPr>
    </w:lvl>
    <w:lvl w:ilvl="3" w:tplc="31AAD294">
      <w:start w:val="1"/>
      <w:numFmt w:val="bullet"/>
      <w:lvlText w:val=""/>
      <w:lvlJc w:val="left"/>
      <w:pPr>
        <w:ind w:left="2880" w:hanging="360"/>
      </w:pPr>
      <w:rPr>
        <w:rFonts w:ascii="Symbol" w:hAnsi="Symbol" w:hint="default"/>
      </w:rPr>
    </w:lvl>
    <w:lvl w:ilvl="4" w:tplc="1B280FD0">
      <w:start w:val="1"/>
      <w:numFmt w:val="bullet"/>
      <w:lvlText w:val="o"/>
      <w:lvlJc w:val="left"/>
      <w:pPr>
        <w:ind w:left="3600" w:hanging="360"/>
      </w:pPr>
      <w:rPr>
        <w:rFonts w:ascii="Courier New" w:hAnsi="Courier New" w:cs="Courier New" w:hint="default"/>
      </w:rPr>
    </w:lvl>
    <w:lvl w:ilvl="5" w:tplc="DF6EFB8E">
      <w:start w:val="1"/>
      <w:numFmt w:val="bullet"/>
      <w:lvlText w:val=""/>
      <w:lvlJc w:val="left"/>
      <w:pPr>
        <w:ind w:left="4320" w:hanging="360"/>
      </w:pPr>
      <w:rPr>
        <w:rFonts w:ascii="Wingdings" w:hAnsi="Wingdings" w:hint="default"/>
      </w:rPr>
    </w:lvl>
    <w:lvl w:ilvl="6" w:tplc="0180CF02">
      <w:start w:val="1"/>
      <w:numFmt w:val="bullet"/>
      <w:lvlText w:val=""/>
      <w:lvlJc w:val="left"/>
      <w:pPr>
        <w:ind w:left="5040" w:hanging="360"/>
      </w:pPr>
      <w:rPr>
        <w:rFonts w:ascii="Symbol" w:hAnsi="Symbol" w:hint="default"/>
      </w:rPr>
    </w:lvl>
    <w:lvl w:ilvl="7" w:tplc="FB5A6758">
      <w:start w:val="1"/>
      <w:numFmt w:val="bullet"/>
      <w:lvlText w:val="o"/>
      <w:lvlJc w:val="left"/>
      <w:pPr>
        <w:ind w:left="5760" w:hanging="360"/>
      </w:pPr>
      <w:rPr>
        <w:rFonts w:ascii="Courier New" w:hAnsi="Courier New" w:cs="Courier New" w:hint="default"/>
      </w:rPr>
    </w:lvl>
    <w:lvl w:ilvl="8" w:tplc="28FEFC24">
      <w:start w:val="1"/>
      <w:numFmt w:val="bullet"/>
      <w:lvlText w:val=""/>
      <w:lvlJc w:val="left"/>
      <w:pPr>
        <w:ind w:left="6480" w:hanging="360"/>
      </w:pPr>
      <w:rPr>
        <w:rFonts w:ascii="Wingdings" w:hAnsi="Wingdings" w:hint="default"/>
      </w:rPr>
    </w:lvl>
  </w:abstractNum>
  <w:abstractNum w:abstractNumId="79" w15:restartNumberingAfterBreak="0">
    <w:nsid w:val="462666E8"/>
    <w:multiLevelType w:val="hybridMultilevel"/>
    <w:tmpl w:val="976C8042"/>
    <w:lvl w:ilvl="0" w:tplc="F5AED6F6">
      <w:start w:val="1"/>
      <w:numFmt w:val="bullet"/>
      <w:lvlText w:val=""/>
      <w:lvlJc w:val="left"/>
      <w:pPr>
        <w:ind w:left="720" w:hanging="360"/>
      </w:pPr>
      <w:rPr>
        <w:rFonts w:ascii="Symbol" w:hAnsi="Symbol" w:hint="default"/>
        <w:color w:val="0070C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47AB62C7"/>
    <w:multiLevelType w:val="hybridMultilevel"/>
    <w:tmpl w:val="BA5CE480"/>
    <w:lvl w:ilvl="0" w:tplc="A0267068">
      <w:start w:val="1"/>
      <w:numFmt w:val="bullet"/>
      <w:lvlText w:val=""/>
      <w:lvlJc w:val="left"/>
      <w:pPr>
        <w:ind w:left="720" w:hanging="360"/>
      </w:pPr>
      <w:rPr>
        <w:rFonts w:ascii="Symbol" w:hAnsi="Symbol" w:hint="default"/>
      </w:rPr>
    </w:lvl>
    <w:lvl w:ilvl="1" w:tplc="C27CC0C0">
      <w:start w:val="1"/>
      <w:numFmt w:val="bullet"/>
      <w:lvlText w:val="o"/>
      <w:lvlJc w:val="left"/>
      <w:pPr>
        <w:ind w:left="1440" w:hanging="360"/>
      </w:pPr>
      <w:rPr>
        <w:rFonts w:ascii="Courier New" w:hAnsi="Courier New" w:hint="default"/>
      </w:rPr>
    </w:lvl>
    <w:lvl w:ilvl="2" w:tplc="13202FE4">
      <w:start w:val="1"/>
      <w:numFmt w:val="bullet"/>
      <w:lvlText w:val=""/>
      <w:lvlJc w:val="left"/>
      <w:pPr>
        <w:ind w:left="2160" w:hanging="360"/>
      </w:pPr>
      <w:rPr>
        <w:rFonts w:ascii="Wingdings" w:hAnsi="Wingdings" w:hint="default"/>
      </w:rPr>
    </w:lvl>
    <w:lvl w:ilvl="3" w:tplc="B0C8772E">
      <w:start w:val="1"/>
      <w:numFmt w:val="bullet"/>
      <w:lvlText w:val=""/>
      <w:lvlJc w:val="left"/>
      <w:pPr>
        <w:ind w:left="2880" w:hanging="360"/>
      </w:pPr>
      <w:rPr>
        <w:rFonts w:ascii="Symbol" w:hAnsi="Symbol" w:hint="default"/>
      </w:rPr>
    </w:lvl>
    <w:lvl w:ilvl="4" w:tplc="79F640D4">
      <w:start w:val="1"/>
      <w:numFmt w:val="bullet"/>
      <w:lvlText w:val="o"/>
      <w:lvlJc w:val="left"/>
      <w:pPr>
        <w:ind w:left="3600" w:hanging="360"/>
      </w:pPr>
      <w:rPr>
        <w:rFonts w:ascii="Courier New" w:hAnsi="Courier New" w:hint="default"/>
      </w:rPr>
    </w:lvl>
    <w:lvl w:ilvl="5" w:tplc="6484935C">
      <w:start w:val="1"/>
      <w:numFmt w:val="bullet"/>
      <w:lvlText w:val=""/>
      <w:lvlJc w:val="left"/>
      <w:pPr>
        <w:ind w:left="4320" w:hanging="360"/>
      </w:pPr>
      <w:rPr>
        <w:rFonts w:ascii="Wingdings" w:hAnsi="Wingdings" w:hint="default"/>
      </w:rPr>
    </w:lvl>
    <w:lvl w:ilvl="6" w:tplc="C414C29C">
      <w:start w:val="1"/>
      <w:numFmt w:val="bullet"/>
      <w:lvlText w:val=""/>
      <w:lvlJc w:val="left"/>
      <w:pPr>
        <w:ind w:left="5040" w:hanging="360"/>
      </w:pPr>
      <w:rPr>
        <w:rFonts w:ascii="Symbol" w:hAnsi="Symbol" w:hint="default"/>
      </w:rPr>
    </w:lvl>
    <w:lvl w:ilvl="7" w:tplc="9224D7AA">
      <w:start w:val="1"/>
      <w:numFmt w:val="bullet"/>
      <w:lvlText w:val="o"/>
      <w:lvlJc w:val="left"/>
      <w:pPr>
        <w:ind w:left="5760" w:hanging="360"/>
      </w:pPr>
      <w:rPr>
        <w:rFonts w:ascii="Courier New" w:hAnsi="Courier New" w:hint="default"/>
      </w:rPr>
    </w:lvl>
    <w:lvl w:ilvl="8" w:tplc="32182B5C">
      <w:start w:val="1"/>
      <w:numFmt w:val="bullet"/>
      <w:lvlText w:val=""/>
      <w:lvlJc w:val="left"/>
      <w:pPr>
        <w:ind w:left="6480" w:hanging="360"/>
      </w:pPr>
      <w:rPr>
        <w:rFonts w:ascii="Wingdings" w:hAnsi="Wingdings" w:hint="default"/>
      </w:rPr>
    </w:lvl>
  </w:abstractNum>
  <w:abstractNum w:abstractNumId="81" w15:restartNumberingAfterBreak="0">
    <w:nsid w:val="48B349EC"/>
    <w:multiLevelType w:val="multilevel"/>
    <w:tmpl w:val="39DC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D5689F"/>
    <w:multiLevelType w:val="hybridMultilevel"/>
    <w:tmpl w:val="D73CC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AF43801"/>
    <w:multiLevelType w:val="hybridMultilevel"/>
    <w:tmpl w:val="077802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4C9E0C93"/>
    <w:multiLevelType w:val="hybridMultilevel"/>
    <w:tmpl w:val="27125F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4CA2330F"/>
    <w:multiLevelType w:val="multilevel"/>
    <w:tmpl w:val="0432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EC44F6"/>
    <w:multiLevelType w:val="hybridMultilevel"/>
    <w:tmpl w:val="B00A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D256039"/>
    <w:multiLevelType w:val="hybridMultilevel"/>
    <w:tmpl w:val="097C3850"/>
    <w:lvl w:ilvl="0" w:tplc="C382CBB6">
      <w:start w:val="1"/>
      <w:numFmt w:val="bullet"/>
      <w:lvlText w:val="·"/>
      <w:lvlJc w:val="left"/>
      <w:pPr>
        <w:ind w:left="720" w:hanging="360"/>
      </w:pPr>
      <w:rPr>
        <w:rFonts w:ascii="Symbol" w:hAnsi="Symbol" w:hint="default"/>
      </w:rPr>
    </w:lvl>
    <w:lvl w:ilvl="1" w:tplc="98B6218A">
      <w:start w:val="1"/>
      <w:numFmt w:val="bullet"/>
      <w:lvlText w:val="o"/>
      <w:lvlJc w:val="left"/>
      <w:pPr>
        <w:ind w:left="1440" w:hanging="360"/>
      </w:pPr>
      <w:rPr>
        <w:rFonts w:ascii="Courier New" w:hAnsi="Courier New" w:hint="default"/>
      </w:rPr>
    </w:lvl>
    <w:lvl w:ilvl="2" w:tplc="27A2D246">
      <w:start w:val="1"/>
      <w:numFmt w:val="bullet"/>
      <w:lvlText w:val=""/>
      <w:lvlJc w:val="left"/>
      <w:pPr>
        <w:ind w:left="2160" w:hanging="360"/>
      </w:pPr>
      <w:rPr>
        <w:rFonts w:ascii="Wingdings" w:hAnsi="Wingdings" w:hint="default"/>
      </w:rPr>
    </w:lvl>
    <w:lvl w:ilvl="3" w:tplc="5AE45996">
      <w:start w:val="1"/>
      <w:numFmt w:val="bullet"/>
      <w:lvlText w:val=""/>
      <w:lvlJc w:val="left"/>
      <w:pPr>
        <w:ind w:left="2880" w:hanging="360"/>
      </w:pPr>
      <w:rPr>
        <w:rFonts w:ascii="Symbol" w:hAnsi="Symbol" w:hint="default"/>
      </w:rPr>
    </w:lvl>
    <w:lvl w:ilvl="4" w:tplc="35E02ED6">
      <w:start w:val="1"/>
      <w:numFmt w:val="bullet"/>
      <w:lvlText w:val="o"/>
      <w:lvlJc w:val="left"/>
      <w:pPr>
        <w:ind w:left="3600" w:hanging="360"/>
      </w:pPr>
      <w:rPr>
        <w:rFonts w:ascii="Courier New" w:hAnsi="Courier New" w:hint="default"/>
      </w:rPr>
    </w:lvl>
    <w:lvl w:ilvl="5" w:tplc="52249B3A">
      <w:start w:val="1"/>
      <w:numFmt w:val="bullet"/>
      <w:lvlText w:val=""/>
      <w:lvlJc w:val="left"/>
      <w:pPr>
        <w:ind w:left="4320" w:hanging="360"/>
      </w:pPr>
      <w:rPr>
        <w:rFonts w:ascii="Wingdings" w:hAnsi="Wingdings" w:hint="default"/>
      </w:rPr>
    </w:lvl>
    <w:lvl w:ilvl="6" w:tplc="689ECB84">
      <w:start w:val="1"/>
      <w:numFmt w:val="bullet"/>
      <w:lvlText w:val=""/>
      <w:lvlJc w:val="left"/>
      <w:pPr>
        <w:ind w:left="5040" w:hanging="360"/>
      </w:pPr>
      <w:rPr>
        <w:rFonts w:ascii="Symbol" w:hAnsi="Symbol" w:hint="default"/>
      </w:rPr>
    </w:lvl>
    <w:lvl w:ilvl="7" w:tplc="3AEE2E34">
      <w:start w:val="1"/>
      <w:numFmt w:val="bullet"/>
      <w:lvlText w:val="o"/>
      <w:lvlJc w:val="left"/>
      <w:pPr>
        <w:ind w:left="5760" w:hanging="360"/>
      </w:pPr>
      <w:rPr>
        <w:rFonts w:ascii="Courier New" w:hAnsi="Courier New" w:hint="default"/>
      </w:rPr>
    </w:lvl>
    <w:lvl w:ilvl="8" w:tplc="CCD25086">
      <w:start w:val="1"/>
      <w:numFmt w:val="bullet"/>
      <w:lvlText w:val=""/>
      <w:lvlJc w:val="left"/>
      <w:pPr>
        <w:ind w:left="6480" w:hanging="360"/>
      </w:pPr>
      <w:rPr>
        <w:rFonts w:ascii="Wingdings" w:hAnsi="Wingdings" w:hint="default"/>
      </w:rPr>
    </w:lvl>
  </w:abstractNum>
  <w:abstractNum w:abstractNumId="88" w15:restartNumberingAfterBreak="0">
    <w:nsid w:val="4D7CED7F"/>
    <w:multiLevelType w:val="hybridMultilevel"/>
    <w:tmpl w:val="CBC24B38"/>
    <w:lvl w:ilvl="0" w:tplc="F912E2A8">
      <w:start w:val="1"/>
      <w:numFmt w:val="bullet"/>
      <w:lvlText w:val=""/>
      <w:lvlJc w:val="left"/>
      <w:pPr>
        <w:ind w:left="720" w:hanging="360"/>
      </w:pPr>
      <w:rPr>
        <w:rFonts w:ascii="Symbol" w:hAnsi="Symbol" w:hint="default"/>
      </w:rPr>
    </w:lvl>
    <w:lvl w:ilvl="1" w:tplc="C37047BC">
      <w:start w:val="1"/>
      <w:numFmt w:val="bullet"/>
      <w:lvlText w:val="o"/>
      <w:lvlJc w:val="left"/>
      <w:pPr>
        <w:ind w:left="1440" w:hanging="360"/>
      </w:pPr>
      <w:rPr>
        <w:rFonts w:ascii="Courier New" w:hAnsi="Courier New" w:hint="default"/>
      </w:rPr>
    </w:lvl>
    <w:lvl w:ilvl="2" w:tplc="58F8B764">
      <w:start w:val="1"/>
      <w:numFmt w:val="bullet"/>
      <w:lvlText w:val=""/>
      <w:lvlJc w:val="left"/>
      <w:pPr>
        <w:ind w:left="2160" w:hanging="360"/>
      </w:pPr>
      <w:rPr>
        <w:rFonts w:ascii="Wingdings" w:hAnsi="Wingdings" w:hint="default"/>
      </w:rPr>
    </w:lvl>
    <w:lvl w:ilvl="3" w:tplc="1E3C58FA">
      <w:start w:val="1"/>
      <w:numFmt w:val="bullet"/>
      <w:lvlText w:val=""/>
      <w:lvlJc w:val="left"/>
      <w:pPr>
        <w:ind w:left="2880" w:hanging="360"/>
      </w:pPr>
      <w:rPr>
        <w:rFonts w:ascii="Symbol" w:hAnsi="Symbol" w:hint="default"/>
      </w:rPr>
    </w:lvl>
    <w:lvl w:ilvl="4" w:tplc="FEDCF2DC">
      <w:start w:val="1"/>
      <w:numFmt w:val="bullet"/>
      <w:lvlText w:val="o"/>
      <w:lvlJc w:val="left"/>
      <w:pPr>
        <w:ind w:left="3600" w:hanging="360"/>
      </w:pPr>
      <w:rPr>
        <w:rFonts w:ascii="Courier New" w:hAnsi="Courier New" w:hint="default"/>
      </w:rPr>
    </w:lvl>
    <w:lvl w:ilvl="5" w:tplc="894A6116">
      <w:start w:val="1"/>
      <w:numFmt w:val="bullet"/>
      <w:lvlText w:val=""/>
      <w:lvlJc w:val="left"/>
      <w:pPr>
        <w:ind w:left="4320" w:hanging="360"/>
      </w:pPr>
      <w:rPr>
        <w:rFonts w:ascii="Wingdings" w:hAnsi="Wingdings" w:hint="default"/>
      </w:rPr>
    </w:lvl>
    <w:lvl w:ilvl="6" w:tplc="26EE00FC">
      <w:start w:val="1"/>
      <w:numFmt w:val="bullet"/>
      <w:lvlText w:val=""/>
      <w:lvlJc w:val="left"/>
      <w:pPr>
        <w:ind w:left="5040" w:hanging="360"/>
      </w:pPr>
      <w:rPr>
        <w:rFonts w:ascii="Symbol" w:hAnsi="Symbol" w:hint="default"/>
      </w:rPr>
    </w:lvl>
    <w:lvl w:ilvl="7" w:tplc="2DD0DC52">
      <w:start w:val="1"/>
      <w:numFmt w:val="bullet"/>
      <w:lvlText w:val="o"/>
      <w:lvlJc w:val="left"/>
      <w:pPr>
        <w:ind w:left="5760" w:hanging="360"/>
      </w:pPr>
      <w:rPr>
        <w:rFonts w:ascii="Courier New" w:hAnsi="Courier New" w:hint="default"/>
      </w:rPr>
    </w:lvl>
    <w:lvl w:ilvl="8" w:tplc="CC8C91AA">
      <w:start w:val="1"/>
      <w:numFmt w:val="bullet"/>
      <w:lvlText w:val=""/>
      <w:lvlJc w:val="left"/>
      <w:pPr>
        <w:ind w:left="6480" w:hanging="360"/>
      </w:pPr>
      <w:rPr>
        <w:rFonts w:ascii="Wingdings" w:hAnsi="Wingdings" w:hint="default"/>
      </w:rPr>
    </w:lvl>
  </w:abstractNum>
  <w:abstractNum w:abstractNumId="89" w15:restartNumberingAfterBreak="0">
    <w:nsid w:val="4E516086"/>
    <w:multiLevelType w:val="hybridMultilevel"/>
    <w:tmpl w:val="FFFFFFFF"/>
    <w:lvl w:ilvl="0" w:tplc="6562ECEC">
      <w:start w:val="1"/>
      <w:numFmt w:val="bullet"/>
      <w:lvlText w:val="-"/>
      <w:lvlJc w:val="left"/>
      <w:pPr>
        <w:ind w:left="720" w:hanging="360"/>
      </w:pPr>
      <w:rPr>
        <w:rFonts w:ascii="&quot;AdvGulliv-R&quot;,serif" w:hAnsi="&quot;AdvGulliv-R&quot;,serif" w:hint="default"/>
      </w:rPr>
    </w:lvl>
    <w:lvl w:ilvl="1" w:tplc="DBFCF230">
      <w:start w:val="1"/>
      <w:numFmt w:val="bullet"/>
      <w:lvlText w:val="o"/>
      <w:lvlJc w:val="left"/>
      <w:pPr>
        <w:ind w:left="1440" w:hanging="360"/>
      </w:pPr>
      <w:rPr>
        <w:rFonts w:ascii="Courier New" w:hAnsi="Courier New" w:hint="default"/>
      </w:rPr>
    </w:lvl>
    <w:lvl w:ilvl="2" w:tplc="B038FE78">
      <w:start w:val="1"/>
      <w:numFmt w:val="bullet"/>
      <w:lvlText w:val=""/>
      <w:lvlJc w:val="left"/>
      <w:pPr>
        <w:ind w:left="2160" w:hanging="360"/>
      </w:pPr>
      <w:rPr>
        <w:rFonts w:ascii="Wingdings" w:hAnsi="Wingdings" w:hint="default"/>
      </w:rPr>
    </w:lvl>
    <w:lvl w:ilvl="3" w:tplc="F77CF7D0">
      <w:start w:val="1"/>
      <w:numFmt w:val="bullet"/>
      <w:lvlText w:val=""/>
      <w:lvlJc w:val="left"/>
      <w:pPr>
        <w:ind w:left="2880" w:hanging="360"/>
      </w:pPr>
      <w:rPr>
        <w:rFonts w:ascii="Symbol" w:hAnsi="Symbol" w:hint="default"/>
      </w:rPr>
    </w:lvl>
    <w:lvl w:ilvl="4" w:tplc="6F3600A4">
      <w:start w:val="1"/>
      <w:numFmt w:val="bullet"/>
      <w:lvlText w:val="o"/>
      <w:lvlJc w:val="left"/>
      <w:pPr>
        <w:ind w:left="3600" w:hanging="360"/>
      </w:pPr>
      <w:rPr>
        <w:rFonts w:ascii="Courier New" w:hAnsi="Courier New" w:hint="default"/>
      </w:rPr>
    </w:lvl>
    <w:lvl w:ilvl="5" w:tplc="D07CDCBC">
      <w:start w:val="1"/>
      <w:numFmt w:val="bullet"/>
      <w:lvlText w:val=""/>
      <w:lvlJc w:val="left"/>
      <w:pPr>
        <w:ind w:left="4320" w:hanging="360"/>
      </w:pPr>
      <w:rPr>
        <w:rFonts w:ascii="Wingdings" w:hAnsi="Wingdings" w:hint="default"/>
      </w:rPr>
    </w:lvl>
    <w:lvl w:ilvl="6" w:tplc="99A48FF0">
      <w:start w:val="1"/>
      <w:numFmt w:val="bullet"/>
      <w:lvlText w:val=""/>
      <w:lvlJc w:val="left"/>
      <w:pPr>
        <w:ind w:left="5040" w:hanging="360"/>
      </w:pPr>
      <w:rPr>
        <w:rFonts w:ascii="Symbol" w:hAnsi="Symbol" w:hint="default"/>
      </w:rPr>
    </w:lvl>
    <w:lvl w:ilvl="7" w:tplc="5F1A023A">
      <w:start w:val="1"/>
      <w:numFmt w:val="bullet"/>
      <w:lvlText w:val="o"/>
      <w:lvlJc w:val="left"/>
      <w:pPr>
        <w:ind w:left="5760" w:hanging="360"/>
      </w:pPr>
      <w:rPr>
        <w:rFonts w:ascii="Courier New" w:hAnsi="Courier New" w:hint="default"/>
      </w:rPr>
    </w:lvl>
    <w:lvl w:ilvl="8" w:tplc="C700D0B2">
      <w:start w:val="1"/>
      <w:numFmt w:val="bullet"/>
      <w:lvlText w:val=""/>
      <w:lvlJc w:val="left"/>
      <w:pPr>
        <w:ind w:left="6480" w:hanging="360"/>
      </w:pPr>
      <w:rPr>
        <w:rFonts w:ascii="Wingdings" w:hAnsi="Wingdings" w:hint="default"/>
      </w:rPr>
    </w:lvl>
  </w:abstractNum>
  <w:abstractNum w:abstractNumId="90" w15:restartNumberingAfterBreak="0">
    <w:nsid w:val="4EF1380F"/>
    <w:multiLevelType w:val="hybridMultilevel"/>
    <w:tmpl w:val="BFD00E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F4D7FB7"/>
    <w:multiLevelType w:val="hybridMultilevel"/>
    <w:tmpl w:val="EDD007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2" w15:restartNumberingAfterBreak="0">
    <w:nsid w:val="4FDE35F0"/>
    <w:multiLevelType w:val="hybridMultilevel"/>
    <w:tmpl w:val="454E366E"/>
    <w:lvl w:ilvl="0" w:tplc="0410000F">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545B7F5A"/>
    <w:multiLevelType w:val="hybridMultilevel"/>
    <w:tmpl w:val="1394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4B43A9A"/>
    <w:multiLevelType w:val="hybridMultilevel"/>
    <w:tmpl w:val="B71650AA"/>
    <w:lvl w:ilvl="0" w:tplc="0C183852">
      <w:start w:val="1"/>
      <w:numFmt w:val="decimal"/>
      <w:lvlText w:val="ICT%1."/>
      <w:lvlJc w:val="left"/>
      <w:pPr>
        <w:ind w:left="720" w:hanging="360"/>
      </w:pPr>
      <w:rPr>
        <w:rFonts w:hint="default"/>
        <w:b/>
        <w:bCs/>
      </w:rPr>
    </w:lvl>
    <w:lvl w:ilvl="1" w:tplc="1E9CA34A">
      <w:start w:val="1"/>
      <w:numFmt w:val="lowerLetter"/>
      <w:lvlText w:val="%2."/>
      <w:lvlJc w:val="left"/>
      <w:pPr>
        <w:ind w:left="1440" w:hanging="360"/>
      </w:pPr>
    </w:lvl>
    <w:lvl w:ilvl="2" w:tplc="B6C06B78">
      <w:start w:val="1"/>
      <w:numFmt w:val="lowerRoman"/>
      <w:lvlText w:val="%3."/>
      <w:lvlJc w:val="right"/>
      <w:pPr>
        <w:ind w:left="2160" w:hanging="180"/>
      </w:pPr>
    </w:lvl>
    <w:lvl w:ilvl="3" w:tplc="415A799E">
      <w:start w:val="1"/>
      <w:numFmt w:val="decimal"/>
      <w:lvlText w:val="%4."/>
      <w:lvlJc w:val="left"/>
      <w:pPr>
        <w:ind w:left="2880" w:hanging="360"/>
      </w:pPr>
    </w:lvl>
    <w:lvl w:ilvl="4" w:tplc="3C18B72A">
      <w:start w:val="1"/>
      <w:numFmt w:val="lowerLetter"/>
      <w:lvlText w:val="%5."/>
      <w:lvlJc w:val="left"/>
      <w:pPr>
        <w:ind w:left="3600" w:hanging="360"/>
      </w:pPr>
    </w:lvl>
    <w:lvl w:ilvl="5" w:tplc="3E7A6196">
      <w:start w:val="1"/>
      <w:numFmt w:val="lowerRoman"/>
      <w:lvlText w:val="%6."/>
      <w:lvlJc w:val="right"/>
      <w:pPr>
        <w:ind w:left="4320" w:hanging="180"/>
      </w:pPr>
    </w:lvl>
    <w:lvl w:ilvl="6" w:tplc="3DA8DE08">
      <w:start w:val="1"/>
      <w:numFmt w:val="decimal"/>
      <w:lvlText w:val="%7."/>
      <w:lvlJc w:val="left"/>
      <w:pPr>
        <w:ind w:left="5040" w:hanging="360"/>
      </w:pPr>
    </w:lvl>
    <w:lvl w:ilvl="7" w:tplc="66E24AA4">
      <w:start w:val="1"/>
      <w:numFmt w:val="lowerLetter"/>
      <w:lvlText w:val="%8."/>
      <w:lvlJc w:val="left"/>
      <w:pPr>
        <w:ind w:left="5760" w:hanging="360"/>
      </w:pPr>
    </w:lvl>
    <w:lvl w:ilvl="8" w:tplc="EB9C62EE">
      <w:start w:val="1"/>
      <w:numFmt w:val="lowerRoman"/>
      <w:lvlText w:val="%9."/>
      <w:lvlJc w:val="right"/>
      <w:pPr>
        <w:ind w:left="6480" w:hanging="180"/>
      </w:pPr>
    </w:lvl>
  </w:abstractNum>
  <w:abstractNum w:abstractNumId="95" w15:restartNumberingAfterBreak="0">
    <w:nsid w:val="5565594A"/>
    <w:multiLevelType w:val="hybridMultilevel"/>
    <w:tmpl w:val="9990BA6C"/>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6" w15:restartNumberingAfterBreak="0">
    <w:nsid w:val="569D0D84"/>
    <w:multiLevelType w:val="multilevel"/>
    <w:tmpl w:val="405E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6DD1A6C"/>
    <w:multiLevelType w:val="hybridMultilevel"/>
    <w:tmpl w:val="987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5891CC4F"/>
    <w:multiLevelType w:val="hybridMultilevel"/>
    <w:tmpl w:val="27A64E72"/>
    <w:lvl w:ilvl="0" w:tplc="04090001">
      <w:start w:val="1"/>
      <w:numFmt w:val="bullet"/>
      <w:lvlText w:val=""/>
      <w:lvlJc w:val="left"/>
      <w:pPr>
        <w:ind w:left="720" w:hanging="360"/>
      </w:pPr>
      <w:rPr>
        <w:rFonts w:ascii="Symbol" w:hAnsi="Symbol" w:hint="default"/>
      </w:rPr>
    </w:lvl>
    <w:lvl w:ilvl="1" w:tplc="9C305BAC">
      <w:start w:val="1"/>
      <w:numFmt w:val="bullet"/>
      <w:lvlText w:val="o"/>
      <w:lvlJc w:val="left"/>
      <w:pPr>
        <w:ind w:left="1440" w:hanging="360"/>
      </w:pPr>
      <w:rPr>
        <w:rFonts w:ascii="Courier New" w:hAnsi="Courier New" w:hint="default"/>
      </w:rPr>
    </w:lvl>
    <w:lvl w:ilvl="2" w:tplc="485C87DE">
      <w:start w:val="1"/>
      <w:numFmt w:val="bullet"/>
      <w:lvlText w:val=""/>
      <w:lvlJc w:val="left"/>
      <w:pPr>
        <w:ind w:left="2160" w:hanging="360"/>
      </w:pPr>
      <w:rPr>
        <w:rFonts w:ascii="Wingdings" w:hAnsi="Wingdings" w:hint="default"/>
      </w:rPr>
    </w:lvl>
    <w:lvl w:ilvl="3" w:tplc="E01C39E0">
      <w:start w:val="1"/>
      <w:numFmt w:val="bullet"/>
      <w:lvlText w:val=""/>
      <w:lvlJc w:val="left"/>
      <w:pPr>
        <w:ind w:left="2880" w:hanging="360"/>
      </w:pPr>
      <w:rPr>
        <w:rFonts w:ascii="Symbol" w:hAnsi="Symbol" w:hint="default"/>
      </w:rPr>
    </w:lvl>
    <w:lvl w:ilvl="4" w:tplc="D82E042A">
      <w:start w:val="1"/>
      <w:numFmt w:val="bullet"/>
      <w:lvlText w:val="o"/>
      <w:lvlJc w:val="left"/>
      <w:pPr>
        <w:ind w:left="3600" w:hanging="360"/>
      </w:pPr>
      <w:rPr>
        <w:rFonts w:ascii="Courier New" w:hAnsi="Courier New" w:hint="default"/>
      </w:rPr>
    </w:lvl>
    <w:lvl w:ilvl="5" w:tplc="35069DBC">
      <w:start w:val="1"/>
      <w:numFmt w:val="bullet"/>
      <w:lvlText w:val=""/>
      <w:lvlJc w:val="left"/>
      <w:pPr>
        <w:ind w:left="4320" w:hanging="360"/>
      </w:pPr>
      <w:rPr>
        <w:rFonts w:ascii="Wingdings" w:hAnsi="Wingdings" w:hint="default"/>
      </w:rPr>
    </w:lvl>
    <w:lvl w:ilvl="6" w:tplc="BA304D76">
      <w:start w:val="1"/>
      <w:numFmt w:val="bullet"/>
      <w:lvlText w:val=""/>
      <w:lvlJc w:val="left"/>
      <w:pPr>
        <w:ind w:left="5040" w:hanging="360"/>
      </w:pPr>
      <w:rPr>
        <w:rFonts w:ascii="Symbol" w:hAnsi="Symbol" w:hint="default"/>
      </w:rPr>
    </w:lvl>
    <w:lvl w:ilvl="7" w:tplc="FF808B4E">
      <w:start w:val="1"/>
      <w:numFmt w:val="bullet"/>
      <w:lvlText w:val="o"/>
      <w:lvlJc w:val="left"/>
      <w:pPr>
        <w:ind w:left="5760" w:hanging="360"/>
      </w:pPr>
      <w:rPr>
        <w:rFonts w:ascii="Courier New" w:hAnsi="Courier New" w:hint="default"/>
      </w:rPr>
    </w:lvl>
    <w:lvl w:ilvl="8" w:tplc="A30EB7E4">
      <w:start w:val="1"/>
      <w:numFmt w:val="bullet"/>
      <w:lvlText w:val=""/>
      <w:lvlJc w:val="left"/>
      <w:pPr>
        <w:ind w:left="6480" w:hanging="360"/>
      </w:pPr>
      <w:rPr>
        <w:rFonts w:ascii="Wingdings" w:hAnsi="Wingdings" w:hint="default"/>
      </w:rPr>
    </w:lvl>
  </w:abstractNum>
  <w:abstractNum w:abstractNumId="99" w15:restartNumberingAfterBreak="0">
    <w:nsid w:val="58934A97"/>
    <w:multiLevelType w:val="multilevel"/>
    <w:tmpl w:val="7D64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8A73697"/>
    <w:multiLevelType w:val="hybridMultilevel"/>
    <w:tmpl w:val="D92E67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8EE7B2F"/>
    <w:multiLevelType w:val="hybridMultilevel"/>
    <w:tmpl w:val="165C43DA"/>
    <w:lvl w:ilvl="0" w:tplc="0A70EB8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9DE7218"/>
    <w:multiLevelType w:val="hybridMultilevel"/>
    <w:tmpl w:val="102E2472"/>
    <w:lvl w:ilvl="0" w:tplc="7EF28BD6">
      <w:start w:val="1"/>
      <w:numFmt w:val="bullet"/>
      <w:lvlText w:val=""/>
      <w:lvlJc w:val="left"/>
      <w:pPr>
        <w:ind w:left="720" w:hanging="360"/>
      </w:pPr>
      <w:rPr>
        <w:rFonts w:ascii="Symbol" w:hAnsi="Symbol" w:hint="default"/>
        <w:color w:val="0070C0"/>
      </w:rPr>
    </w:lvl>
    <w:lvl w:ilvl="1" w:tplc="3BF48920">
      <w:start w:val="1"/>
      <w:numFmt w:val="bullet"/>
      <w:lvlText w:val="o"/>
      <w:lvlJc w:val="left"/>
      <w:pPr>
        <w:ind w:left="1440" w:hanging="360"/>
      </w:pPr>
      <w:rPr>
        <w:rFonts w:ascii="Courier New" w:hAnsi="Courier New" w:cs="Courier New" w:hint="default"/>
      </w:rPr>
    </w:lvl>
    <w:lvl w:ilvl="2" w:tplc="2794E604">
      <w:start w:val="1"/>
      <w:numFmt w:val="bullet"/>
      <w:lvlText w:val=""/>
      <w:lvlJc w:val="left"/>
      <w:pPr>
        <w:ind w:left="2160" w:hanging="360"/>
      </w:pPr>
      <w:rPr>
        <w:rFonts w:ascii="Wingdings" w:hAnsi="Wingdings" w:hint="default"/>
      </w:rPr>
    </w:lvl>
    <w:lvl w:ilvl="3" w:tplc="C62611EA">
      <w:start w:val="1"/>
      <w:numFmt w:val="bullet"/>
      <w:lvlText w:val=""/>
      <w:lvlJc w:val="left"/>
      <w:pPr>
        <w:ind w:left="2880" w:hanging="360"/>
      </w:pPr>
      <w:rPr>
        <w:rFonts w:ascii="Symbol" w:hAnsi="Symbol" w:hint="default"/>
      </w:rPr>
    </w:lvl>
    <w:lvl w:ilvl="4" w:tplc="884C6492">
      <w:start w:val="1"/>
      <w:numFmt w:val="bullet"/>
      <w:lvlText w:val="o"/>
      <w:lvlJc w:val="left"/>
      <w:pPr>
        <w:ind w:left="3600" w:hanging="360"/>
      </w:pPr>
      <w:rPr>
        <w:rFonts w:ascii="Courier New" w:hAnsi="Courier New" w:cs="Courier New" w:hint="default"/>
      </w:rPr>
    </w:lvl>
    <w:lvl w:ilvl="5" w:tplc="94B8E7AC">
      <w:start w:val="1"/>
      <w:numFmt w:val="bullet"/>
      <w:lvlText w:val=""/>
      <w:lvlJc w:val="left"/>
      <w:pPr>
        <w:ind w:left="4320" w:hanging="360"/>
      </w:pPr>
      <w:rPr>
        <w:rFonts w:ascii="Wingdings" w:hAnsi="Wingdings" w:hint="default"/>
      </w:rPr>
    </w:lvl>
    <w:lvl w:ilvl="6" w:tplc="69FC5408">
      <w:start w:val="1"/>
      <w:numFmt w:val="bullet"/>
      <w:lvlText w:val=""/>
      <w:lvlJc w:val="left"/>
      <w:pPr>
        <w:ind w:left="5040" w:hanging="360"/>
      </w:pPr>
      <w:rPr>
        <w:rFonts w:ascii="Symbol" w:hAnsi="Symbol" w:hint="default"/>
      </w:rPr>
    </w:lvl>
    <w:lvl w:ilvl="7" w:tplc="0F82532E">
      <w:start w:val="1"/>
      <w:numFmt w:val="bullet"/>
      <w:lvlText w:val="o"/>
      <w:lvlJc w:val="left"/>
      <w:pPr>
        <w:ind w:left="5760" w:hanging="360"/>
      </w:pPr>
      <w:rPr>
        <w:rFonts w:ascii="Courier New" w:hAnsi="Courier New" w:cs="Courier New" w:hint="default"/>
      </w:rPr>
    </w:lvl>
    <w:lvl w:ilvl="8" w:tplc="76A29E82">
      <w:start w:val="1"/>
      <w:numFmt w:val="bullet"/>
      <w:lvlText w:val=""/>
      <w:lvlJc w:val="left"/>
      <w:pPr>
        <w:ind w:left="6480" w:hanging="360"/>
      </w:pPr>
      <w:rPr>
        <w:rFonts w:ascii="Wingdings" w:hAnsi="Wingdings" w:hint="default"/>
      </w:rPr>
    </w:lvl>
  </w:abstractNum>
  <w:abstractNum w:abstractNumId="103" w15:restartNumberingAfterBreak="0">
    <w:nsid w:val="5A651B04"/>
    <w:multiLevelType w:val="hybridMultilevel"/>
    <w:tmpl w:val="3AA89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A7E7E3E"/>
    <w:multiLevelType w:val="hybridMultilevel"/>
    <w:tmpl w:val="43F807CE"/>
    <w:lvl w:ilvl="0" w:tplc="B728FDF0">
      <w:start w:val="1"/>
      <w:numFmt w:val="bullet"/>
      <w:lvlText w:val="-"/>
      <w:lvlJc w:val="left"/>
      <w:pPr>
        <w:ind w:left="720" w:hanging="360"/>
      </w:pPr>
      <w:rPr>
        <w:rFonts w:ascii="Calibri" w:hAnsi="Calibri" w:hint="default"/>
      </w:rPr>
    </w:lvl>
    <w:lvl w:ilvl="1" w:tplc="8E98CD46">
      <w:start w:val="1"/>
      <w:numFmt w:val="bullet"/>
      <w:lvlText w:val="o"/>
      <w:lvlJc w:val="left"/>
      <w:pPr>
        <w:ind w:left="1440" w:hanging="360"/>
      </w:pPr>
      <w:rPr>
        <w:rFonts w:ascii="Courier New" w:hAnsi="Courier New" w:hint="default"/>
      </w:rPr>
    </w:lvl>
    <w:lvl w:ilvl="2" w:tplc="6C6CDA46">
      <w:start w:val="1"/>
      <w:numFmt w:val="bullet"/>
      <w:lvlText w:val=""/>
      <w:lvlJc w:val="left"/>
      <w:pPr>
        <w:ind w:left="2160" w:hanging="360"/>
      </w:pPr>
      <w:rPr>
        <w:rFonts w:ascii="Wingdings" w:hAnsi="Wingdings" w:hint="default"/>
      </w:rPr>
    </w:lvl>
    <w:lvl w:ilvl="3" w:tplc="6D1A1526">
      <w:start w:val="1"/>
      <w:numFmt w:val="bullet"/>
      <w:lvlText w:val=""/>
      <w:lvlJc w:val="left"/>
      <w:pPr>
        <w:ind w:left="2880" w:hanging="360"/>
      </w:pPr>
      <w:rPr>
        <w:rFonts w:ascii="Symbol" w:hAnsi="Symbol" w:hint="default"/>
      </w:rPr>
    </w:lvl>
    <w:lvl w:ilvl="4" w:tplc="B85060A6">
      <w:start w:val="1"/>
      <w:numFmt w:val="bullet"/>
      <w:lvlText w:val="o"/>
      <w:lvlJc w:val="left"/>
      <w:pPr>
        <w:ind w:left="3600" w:hanging="360"/>
      </w:pPr>
      <w:rPr>
        <w:rFonts w:ascii="Courier New" w:hAnsi="Courier New" w:hint="default"/>
      </w:rPr>
    </w:lvl>
    <w:lvl w:ilvl="5" w:tplc="1ADEFC3A">
      <w:start w:val="1"/>
      <w:numFmt w:val="bullet"/>
      <w:lvlText w:val=""/>
      <w:lvlJc w:val="left"/>
      <w:pPr>
        <w:ind w:left="4320" w:hanging="360"/>
      </w:pPr>
      <w:rPr>
        <w:rFonts w:ascii="Wingdings" w:hAnsi="Wingdings" w:hint="default"/>
      </w:rPr>
    </w:lvl>
    <w:lvl w:ilvl="6" w:tplc="066EE7FE">
      <w:start w:val="1"/>
      <w:numFmt w:val="bullet"/>
      <w:lvlText w:val=""/>
      <w:lvlJc w:val="left"/>
      <w:pPr>
        <w:ind w:left="5040" w:hanging="360"/>
      </w:pPr>
      <w:rPr>
        <w:rFonts w:ascii="Symbol" w:hAnsi="Symbol" w:hint="default"/>
      </w:rPr>
    </w:lvl>
    <w:lvl w:ilvl="7" w:tplc="B97C5994">
      <w:start w:val="1"/>
      <w:numFmt w:val="bullet"/>
      <w:lvlText w:val="o"/>
      <w:lvlJc w:val="left"/>
      <w:pPr>
        <w:ind w:left="5760" w:hanging="360"/>
      </w:pPr>
      <w:rPr>
        <w:rFonts w:ascii="Courier New" w:hAnsi="Courier New" w:hint="default"/>
      </w:rPr>
    </w:lvl>
    <w:lvl w:ilvl="8" w:tplc="E13409B6">
      <w:start w:val="1"/>
      <w:numFmt w:val="bullet"/>
      <w:lvlText w:val=""/>
      <w:lvlJc w:val="left"/>
      <w:pPr>
        <w:ind w:left="6480" w:hanging="360"/>
      </w:pPr>
      <w:rPr>
        <w:rFonts w:ascii="Wingdings" w:hAnsi="Wingdings" w:hint="default"/>
      </w:rPr>
    </w:lvl>
  </w:abstractNum>
  <w:abstractNum w:abstractNumId="105" w15:restartNumberingAfterBreak="0">
    <w:nsid w:val="5AEF5677"/>
    <w:multiLevelType w:val="hybridMultilevel"/>
    <w:tmpl w:val="0C4054E0"/>
    <w:lvl w:ilvl="0" w:tplc="6EB492D8">
      <w:start w:val="1"/>
      <w:numFmt w:val="decimal"/>
      <w:lvlText w:val="%1."/>
      <w:lvlJc w:val="left"/>
      <w:pPr>
        <w:ind w:left="720" w:hanging="360"/>
      </w:pPr>
      <w:rPr>
        <w:b/>
        <w:bCs/>
        <w:lang w:val="en-G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6" w15:restartNumberingAfterBreak="0">
    <w:nsid w:val="5C75484E"/>
    <w:multiLevelType w:val="multilevel"/>
    <w:tmpl w:val="4F8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D0101FC"/>
    <w:multiLevelType w:val="hybridMultilevel"/>
    <w:tmpl w:val="2DFC997C"/>
    <w:lvl w:ilvl="0" w:tplc="C8D678A4">
      <w:start w:val="1"/>
      <w:numFmt w:val="bullet"/>
      <w:lvlText w:val=""/>
      <w:lvlJc w:val="left"/>
      <w:pPr>
        <w:ind w:left="720" w:hanging="360"/>
      </w:pPr>
      <w:rPr>
        <w:rFonts w:ascii="Symbol" w:hAnsi="Symbol" w:hint="default"/>
      </w:rPr>
    </w:lvl>
    <w:lvl w:ilvl="1" w:tplc="D0C6FCEE">
      <w:start w:val="1"/>
      <w:numFmt w:val="bullet"/>
      <w:lvlText w:val="o"/>
      <w:lvlJc w:val="left"/>
      <w:pPr>
        <w:ind w:left="1440" w:hanging="360"/>
      </w:pPr>
      <w:rPr>
        <w:rFonts w:ascii="Courier New" w:hAnsi="Courier New" w:hint="default"/>
      </w:rPr>
    </w:lvl>
    <w:lvl w:ilvl="2" w:tplc="F95022F8">
      <w:start w:val="1"/>
      <w:numFmt w:val="bullet"/>
      <w:lvlText w:val=""/>
      <w:lvlJc w:val="left"/>
      <w:pPr>
        <w:ind w:left="2160" w:hanging="360"/>
      </w:pPr>
      <w:rPr>
        <w:rFonts w:ascii="Wingdings" w:hAnsi="Wingdings" w:hint="default"/>
      </w:rPr>
    </w:lvl>
    <w:lvl w:ilvl="3" w:tplc="0C346482">
      <w:start w:val="1"/>
      <w:numFmt w:val="bullet"/>
      <w:lvlText w:val=""/>
      <w:lvlJc w:val="left"/>
      <w:pPr>
        <w:ind w:left="2880" w:hanging="360"/>
      </w:pPr>
      <w:rPr>
        <w:rFonts w:ascii="Symbol" w:hAnsi="Symbol" w:hint="default"/>
      </w:rPr>
    </w:lvl>
    <w:lvl w:ilvl="4" w:tplc="259E9602">
      <w:start w:val="1"/>
      <w:numFmt w:val="bullet"/>
      <w:lvlText w:val="o"/>
      <w:lvlJc w:val="left"/>
      <w:pPr>
        <w:ind w:left="3600" w:hanging="360"/>
      </w:pPr>
      <w:rPr>
        <w:rFonts w:ascii="Courier New" w:hAnsi="Courier New" w:hint="default"/>
      </w:rPr>
    </w:lvl>
    <w:lvl w:ilvl="5" w:tplc="5542174C">
      <w:start w:val="1"/>
      <w:numFmt w:val="bullet"/>
      <w:lvlText w:val=""/>
      <w:lvlJc w:val="left"/>
      <w:pPr>
        <w:ind w:left="4320" w:hanging="360"/>
      </w:pPr>
      <w:rPr>
        <w:rFonts w:ascii="Wingdings" w:hAnsi="Wingdings" w:hint="default"/>
      </w:rPr>
    </w:lvl>
    <w:lvl w:ilvl="6" w:tplc="1324A92A">
      <w:start w:val="1"/>
      <w:numFmt w:val="bullet"/>
      <w:lvlText w:val=""/>
      <w:lvlJc w:val="left"/>
      <w:pPr>
        <w:ind w:left="5040" w:hanging="360"/>
      </w:pPr>
      <w:rPr>
        <w:rFonts w:ascii="Symbol" w:hAnsi="Symbol" w:hint="default"/>
      </w:rPr>
    </w:lvl>
    <w:lvl w:ilvl="7" w:tplc="31DAED6C">
      <w:start w:val="1"/>
      <w:numFmt w:val="bullet"/>
      <w:lvlText w:val="o"/>
      <w:lvlJc w:val="left"/>
      <w:pPr>
        <w:ind w:left="5760" w:hanging="360"/>
      </w:pPr>
      <w:rPr>
        <w:rFonts w:ascii="Courier New" w:hAnsi="Courier New" w:hint="default"/>
      </w:rPr>
    </w:lvl>
    <w:lvl w:ilvl="8" w:tplc="FCEA275C">
      <w:start w:val="1"/>
      <w:numFmt w:val="bullet"/>
      <w:lvlText w:val=""/>
      <w:lvlJc w:val="left"/>
      <w:pPr>
        <w:ind w:left="6480" w:hanging="360"/>
      </w:pPr>
      <w:rPr>
        <w:rFonts w:ascii="Wingdings" w:hAnsi="Wingdings" w:hint="default"/>
      </w:rPr>
    </w:lvl>
  </w:abstractNum>
  <w:abstractNum w:abstractNumId="108" w15:restartNumberingAfterBreak="0">
    <w:nsid w:val="5EAC2AC3"/>
    <w:multiLevelType w:val="hybridMultilevel"/>
    <w:tmpl w:val="F4E213A0"/>
    <w:lvl w:ilvl="0" w:tplc="5E4E52C8">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9" w15:restartNumberingAfterBreak="0">
    <w:nsid w:val="6001FBA5"/>
    <w:multiLevelType w:val="hybridMultilevel"/>
    <w:tmpl w:val="3C3E7D34"/>
    <w:lvl w:ilvl="0" w:tplc="04090001">
      <w:start w:val="1"/>
      <w:numFmt w:val="bullet"/>
      <w:lvlText w:val=""/>
      <w:lvlJc w:val="left"/>
      <w:pPr>
        <w:ind w:left="720" w:hanging="360"/>
      </w:pPr>
      <w:rPr>
        <w:rFonts w:ascii="Symbol" w:hAnsi="Symbol" w:hint="default"/>
      </w:rPr>
    </w:lvl>
    <w:lvl w:ilvl="1" w:tplc="4EB02B28">
      <w:start w:val="1"/>
      <w:numFmt w:val="bullet"/>
      <w:lvlText w:val="o"/>
      <w:lvlJc w:val="left"/>
      <w:pPr>
        <w:ind w:left="1440" w:hanging="360"/>
      </w:pPr>
      <w:rPr>
        <w:rFonts w:ascii="Courier New" w:hAnsi="Courier New" w:hint="default"/>
      </w:rPr>
    </w:lvl>
    <w:lvl w:ilvl="2" w:tplc="F1EEB984">
      <w:start w:val="1"/>
      <w:numFmt w:val="bullet"/>
      <w:lvlText w:val=""/>
      <w:lvlJc w:val="left"/>
      <w:pPr>
        <w:ind w:left="2160" w:hanging="360"/>
      </w:pPr>
      <w:rPr>
        <w:rFonts w:ascii="Wingdings" w:hAnsi="Wingdings" w:hint="default"/>
      </w:rPr>
    </w:lvl>
    <w:lvl w:ilvl="3" w:tplc="7F568112">
      <w:start w:val="1"/>
      <w:numFmt w:val="bullet"/>
      <w:lvlText w:val=""/>
      <w:lvlJc w:val="left"/>
      <w:pPr>
        <w:ind w:left="2880" w:hanging="360"/>
      </w:pPr>
      <w:rPr>
        <w:rFonts w:ascii="Symbol" w:hAnsi="Symbol" w:hint="default"/>
      </w:rPr>
    </w:lvl>
    <w:lvl w:ilvl="4" w:tplc="34C2855E">
      <w:start w:val="1"/>
      <w:numFmt w:val="bullet"/>
      <w:lvlText w:val="o"/>
      <w:lvlJc w:val="left"/>
      <w:pPr>
        <w:ind w:left="3600" w:hanging="360"/>
      </w:pPr>
      <w:rPr>
        <w:rFonts w:ascii="Courier New" w:hAnsi="Courier New" w:hint="default"/>
      </w:rPr>
    </w:lvl>
    <w:lvl w:ilvl="5" w:tplc="C638DF16">
      <w:start w:val="1"/>
      <w:numFmt w:val="bullet"/>
      <w:lvlText w:val=""/>
      <w:lvlJc w:val="left"/>
      <w:pPr>
        <w:ind w:left="4320" w:hanging="360"/>
      </w:pPr>
      <w:rPr>
        <w:rFonts w:ascii="Wingdings" w:hAnsi="Wingdings" w:hint="default"/>
      </w:rPr>
    </w:lvl>
    <w:lvl w:ilvl="6" w:tplc="D534E062">
      <w:start w:val="1"/>
      <w:numFmt w:val="bullet"/>
      <w:lvlText w:val=""/>
      <w:lvlJc w:val="left"/>
      <w:pPr>
        <w:ind w:left="5040" w:hanging="360"/>
      </w:pPr>
      <w:rPr>
        <w:rFonts w:ascii="Symbol" w:hAnsi="Symbol" w:hint="default"/>
      </w:rPr>
    </w:lvl>
    <w:lvl w:ilvl="7" w:tplc="C5585DCE">
      <w:start w:val="1"/>
      <w:numFmt w:val="bullet"/>
      <w:lvlText w:val="o"/>
      <w:lvlJc w:val="left"/>
      <w:pPr>
        <w:ind w:left="5760" w:hanging="360"/>
      </w:pPr>
      <w:rPr>
        <w:rFonts w:ascii="Courier New" w:hAnsi="Courier New" w:hint="default"/>
      </w:rPr>
    </w:lvl>
    <w:lvl w:ilvl="8" w:tplc="46ACB108">
      <w:start w:val="1"/>
      <w:numFmt w:val="bullet"/>
      <w:lvlText w:val=""/>
      <w:lvlJc w:val="left"/>
      <w:pPr>
        <w:ind w:left="6480" w:hanging="360"/>
      </w:pPr>
      <w:rPr>
        <w:rFonts w:ascii="Wingdings" w:hAnsi="Wingdings" w:hint="default"/>
      </w:rPr>
    </w:lvl>
  </w:abstractNum>
  <w:abstractNum w:abstractNumId="110" w15:restartNumberingAfterBreak="0">
    <w:nsid w:val="601B494B"/>
    <w:multiLevelType w:val="hybridMultilevel"/>
    <w:tmpl w:val="29BEB956"/>
    <w:lvl w:ilvl="0" w:tplc="C4823E9E">
      <w:start w:val="1"/>
      <w:numFmt w:val="bullet"/>
      <w:lvlText w:val=""/>
      <w:lvlJc w:val="left"/>
      <w:pPr>
        <w:ind w:left="720" w:hanging="360"/>
      </w:pPr>
      <w:rPr>
        <w:rFonts w:ascii="Symbol" w:hAnsi="Symbol" w:hint="default"/>
      </w:rPr>
    </w:lvl>
    <w:lvl w:ilvl="1" w:tplc="C3A4F1F6">
      <w:start w:val="1"/>
      <w:numFmt w:val="lowerLetter"/>
      <w:lvlText w:val="%2."/>
      <w:lvlJc w:val="left"/>
      <w:pPr>
        <w:ind w:left="1440" w:hanging="360"/>
      </w:pPr>
    </w:lvl>
    <w:lvl w:ilvl="2" w:tplc="006471B2">
      <w:start w:val="1"/>
      <w:numFmt w:val="lowerRoman"/>
      <w:lvlText w:val="%3."/>
      <w:lvlJc w:val="right"/>
      <w:pPr>
        <w:ind w:left="2160" w:hanging="180"/>
      </w:pPr>
    </w:lvl>
    <w:lvl w:ilvl="3" w:tplc="497A3BC8">
      <w:start w:val="1"/>
      <w:numFmt w:val="decimal"/>
      <w:lvlText w:val="%4."/>
      <w:lvlJc w:val="left"/>
      <w:pPr>
        <w:ind w:left="2880" w:hanging="360"/>
      </w:pPr>
    </w:lvl>
    <w:lvl w:ilvl="4" w:tplc="D14E2998">
      <w:start w:val="1"/>
      <w:numFmt w:val="lowerLetter"/>
      <w:lvlText w:val="%5."/>
      <w:lvlJc w:val="left"/>
      <w:pPr>
        <w:ind w:left="3600" w:hanging="360"/>
      </w:pPr>
    </w:lvl>
    <w:lvl w:ilvl="5" w:tplc="F05237CA">
      <w:start w:val="1"/>
      <w:numFmt w:val="lowerRoman"/>
      <w:lvlText w:val="%6."/>
      <w:lvlJc w:val="right"/>
      <w:pPr>
        <w:ind w:left="4320" w:hanging="180"/>
      </w:pPr>
    </w:lvl>
    <w:lvl w:ilvl="6" w:tplc="BF243ACC">
      <w:start w:val="1"/>
      <w:numFmt w:val="decimal"/>
      <w:lvlText w:val="%7."/>
      <w:lvlJc w:val="left"/>
      <w:pPr>
        <w:ind w:left="5040" w:hanging="360"/>
      </w:pPr>
    </w:lvl>
    <w:lvl w:ilvl="7" w:tplc="0004ED72">
      <w:start w:val="1"/>
      <w:numFmt w:val="lowerLetter"/>
      <w:lvlText w:val="%8."/>
      <w:lvlJc w:val="left"/>
      <w:pPr>
        <w:ind w:left="5760" w:hanging="360"/>
      </w:pPr>
    </w:lvl>
    <w:lvl w:ilvl="8" w:tplc="DF2E9648">
      <w:start w:val="1"/>
      <w:numFmt w:val="lowerRoman"/>
      <w:lvlText w:val="%9."/>
      <w:lvlJc w:val="right"/>
      <w:pPr>
        <w:ind w:left="6480" w:hanging="180"/>
      </w:pPr>
    </w:lvl>
  </w:abstractNum>
  <w:abstractNum w:abstractNumId="111" w15:restartNumberingAfterBreak="0">
    <w:nsid w:val="60BB3840"/>
    <w:multiLevelType w:val="hybridMultilevel"/>
    <w:tmpl w:val="611AB938"/>
    <w:lvl w:ilvl="0" w:tplc="11F64C04">
      <w:start w:val="1"/>
      <w:numFmt w:val="bullet"/>
      <w:lvlText w:val=""/>
      <w:lvlJc w:val="left"/>
      <w:pPr>
        <w:ind w:left="720" w:hanging="360"/>
      </w:pPr>
      <w:rPr>
        <w:rFonts w:ascii="Symbol" w:hAnsi="Symbol" w:hint="default"/>
      </w:rPr>
    </w:lvl>
    <w:lvl w:ilvl="1" w:tplc="86B43BEE">
      <w:start w:val="1"/>
      <w:numFmt w:val="bullet"/>
      <w:lvlText w:val="o"/>
      <w:lvlJc w:val="left"/>
      <w:pPr>
        <w:ind w:left="1440" w:hanging="360"/>
      </w:pPr>
      <w:rPr>
        <w:rFonts w:ascii="Courier New" w:hAnsi="Courier New" w:cs="Courier New" w:hint="default"/>
      </w:rPr>
    </w:lvl>
    <w:lvl w:ilvl="2" w:tplc="78328ECE">
      <w:start w:val="1"/>
      <w:numFmt w:val="bullet"/>
      <w:lvlText w:val=""/>
      <w:lvlJc w:val="left"/>
      <w:pPr>
        <w:ind w:left="2160" w:hanging="360"/>
      </w:pPr>
      <w:rPr>
        <w:rFonts w:ascii="Wingdings" w:hAnsi="Wingdings" w:hint="default"/>
      </w:rPr>
    </w:lvl>
    <w:lvl w:ilvl="3" w:tplc="EB525A94">
      <w:start w:val="1"/>
      <w:numFmt w:val="bullet"/>
      <w:lvlText w:val=""/>
      <w:lvlJc w:val="left"/>
      <w:pPr>
        <w:ind w:left="2880" w:hanging="360"/>
      </w:pPr>
      <w:rPr>
        <w:rFonts w:ascii="Symbol" w:hAnsi="Symbol" w:hint="default"/>
      </w:rPr>
    </w:lvl>
    <w:lvl w:ilvl="4" w:tplc="77E87E3E">
      <w:start w:val="1"/>
      <w:numFmt w:val="bullet"/>
      <w:lvlText w:val="o"/>
      <w:lvlJc w:val="left"/>
      <w:pPr>
        <w:ind w:left="3600" w:hanging="360"/>
      </w:pPr>
      <w:rPr>
        <w:rFonts w:ascii="Courier New" w:hAnsi="Courier New" w:cs="Courier New" w:hint="default"/>
      </w:rPr>
    </w:lvl>
    <w:lvl w:ilvl="5" w:tplc="B6846F8E">
      <w:start w:val="1"/>
      <w:numFmt w:val="bullet"/>
      <w:lvlText w:val=""/>
      <w:lvlJc w:val="left"/>
      <w:pPr>
        <w:ind w:left="4320" w:hanging="360"/>
      </w:pPr>
      <w:rPr>
        <w:rFonts w:ascii="Wingdings" w:hAnsi="Wingdings" w:hint="default"/>
      </w:rPr>
    </w:lvl>
    <w:lvl w:ilvl="6" w:tplc="0C7E8390">
      <w:start w:val="1"/>
      <w:numFmt w:val="bullet"/>
      <w:lvlText w:val=""/>
      <w:lvlJc w:val="left"/>
      <w:pPr>
        <w:ind w:left="5040" w:hanging="360"/>
      </w:pPr>
      <w:rPr>
        <w:rFonts w:ascii="Symbol" w:hAnsi="Symbol" w:hint="default"/>
      </w:rPr>
    </w:lvl>
    <w:lvl w:ilvl="7" w:tplc="C282B1F6">
      <w:start w:val="1"/>
      <w:numFmt w:val="bullet"/>
      <w:lvlText w:val="o"/>
      <w:lvlJc w:val="left"/>
      <w:pPr>
        <w:ind w:left="5760" w:hanging="360"/>
      </w:pPr>
      <w:rPr>
        <w:rFonts w:ascii="Courier New" w:hAnsi="Courier New" w:cs="Courier New" w:hint="default"/>
      </w:rPr>
    </w:lvl>
    <w:lvl w:ilvl="8" w:tplc="B9CA1BFA">
      <w:start w:val="1"/>
      <w:numFmt w:val="bullet"/>
      <w:lvlText w:val=""/>
      <w:lvlJc w:val="left"/>
      <w:pPr>
        <w:ind w:left="6480" w:hanging="360"/>
      </w:pPr>
      <w:rPr>
        <w:rFonts w:ascii="Wingdings" w:hAnsi="Wingdings" w:hint="default"/>
      </w:rPr>
    </w:lvl>
  </w:abstractNum>
  <w:abstractNum w:abstractNumId="112" w15:restartNumberingAfterBreak="0">
    <w:nsid w:val="611E2C85"/>
    <w:multiLevelType w:val="hybridMultilevel"/>
    <w:tmpl w:val="FFFFFFFF"/>
    <w:lvl w:ilvl="0" w:tplc="8B34D5E8">
      <w:start w:val="1"/>
      <w:numFmt w:val="bullet"/>
      <w:lvlText w:val=""/>
      <w:lvlJc w:val="left"/>
      <w:pPr>
        <w:ind w:left="720" w:hanging="360"/>
      </w:pPr>
      <w:rPr>
        <w:rFonts w:ascii="Symbol" w:hAnsi="Symbol" w:hint="default"/>
      </w:rPr>
    </w:lvl>
    <w:lvl w:ilvl="1" w:tplc="9D58CDB2">
      <w:start w:val="1"/>
      <w:numFmt w:val="bullet"/>
      <w:lvlText w:val="o"/>
      <w:lvlJc w:val="left"/>
      <w:pPr>
        <w:ind w:left="1440" w:hanging="360"/>
      </w:pPr>
      <w:rPr>
        <w:rFonts w:ascii="Courier New" w:hAnsi="Courier New" w:hint="default"/>
      </w:rPr>
    </w:lvl>
    <w:lvl w:ilvl="2" w:tplc="A1444714">
      <w:start w:val="1"/>
      <w:numFmt w:val="bullet"/>
      <w:lvlText w:val=""/>
      <w:lvlJc w:val="left"/>
      <w:pPr>
        <w:ind w:left="2160" w:hanging="360"/>
      </w:pPr>
      <w:rPr>
        <w:rFonts w:ascii="Wingdings" w:hAnsi="Wingdings" w:hint="default"/>
      </w:rPr>
    </w:lvl>
    <w:lvl w:ilvl="3" w:tplc="50F07CCC">
      <w:start w:val="1"/>
      <w:numFmt w:val="bullet"/>
      <w:lvlText w:val=""/>
      <w:lvlJc w:val="left"/>
      <w:pPr>
        <w:ind w:left="2880" w:hanging="360"/>
      </w:pPr>
      <w:rPr>
        <w:rFonts w:ascii="Symbol" w:hAnsi="Symbol" w:hint="default"/>
      </w:rPr>
    </w:lvl>
    <w:lvl w:ilvl="4" w:tplc="16EA6B30">
      <w:start w:val="1"/>
      <w:numFmt w:val="bullet"/>
      <w:lvlText w:val="o"/>
      <w:lvlJc w:val="left"/>
      <w:pPr>
        <w:ind w:left="3600" w:hanging="360"/>
      </w:pPr>
      <w:rPr>
        <w:rFonts w:ascii="Courier New" w:hAnsi="Courier New" w:hint="default"/>
      </w:rPr>
    </w:lvl>
    <w:lvl w:ilvl="5" w:tplc="8674B378">
      <w:start w:val="1"/>
      <w:numFmt w:val="bullet"/>
      <w:lvlText w:val=""/>
      <w:lvlJc w:val="left"/>
      <w:pPr>
        <w:ind w:left="4320" w:hanging="360"/>
      </w:pPr>
      <w:rPr>
        <w:rFonts w:ascii="Wingdings" w:hAnsi="Wingdings" w:hint="default"/>
      </w:rPr>
    </w:lvl>
    <w:lvl w:ilvl="6" w:tplc="91EA3E28">
      <w:start w:val="1"/>
      <w:numFmt w:val="bullet"/>
      <w:lvlText w:val=""/>
      <w:lvlJc w:val="left"/>
      <w:pPr>
        <w:ind w:left="5040" w:hanging="360"/>
      </w:pPr>
      <w:rPr>
        <w:rFonts w:ascii="Symbol" w:hAnsi="Symbol" w:hint="default"/>
      </w:rPr>
    </w:lvl>
    <w:lvl w:ilvl="7" w:tplc="171E4D46">
      <w:start w:val="1"/>
      <w:numFmt w:val="bullet"/>
      <w:lvlText w:val="o"/>
      <w:lvlJc w:val="left"/>
      <w:pPr>
        <w:ind w:left="5760" w:hanging="360"/>
      </w:pPr>
      <w:rPr>
        <w:rFonts w:ascii="Courier New" w:hAnsi="Courier New" w:hint="default"/>
      </w:rPr>
    </w:lvl>
    <w:lvl w:ilvl="8" w:tplc="E820ACC2">
      <w:start w:val="1"/>
      <w:numFmt w:val="bullet"/>
      <w:lvlText w:val=""/>
      <w:lvlJc w:val="left"/>
      <w:pPr>
        <w:ind w:left="6480" w:hanging="360"/>
      </w:pPr>
      <w:rPr>
        <w:rFonts w:ascii="Wingdings" w:hAnsi="Wingdings" w:hint="default"/>
      </w:rPr>
    </w:lvl>
  </w:abstractNum>
  <w:abstractNum w:abstractNumId="113" w15:restartNumberingAfterBreak="0">
    <w:nsid w:val="612FEF3E"/>
    <w:multiLevelType w:val="hybridMultilevel"/>
    <w:tmpl w:val="FFFFFFFF"/>
    <w:lvl w:ilvl="0" w:tplc="D02CE09C">
      <w:start w:val="1"/>
      <w:numFmt w:val="bullet"/>
      <w:lvlText w:val=""/>
      <w:lvlJc w:val="left"/>
      <w:pPr>
        <w:ind w:left="720" w:hanging="360"/>
      </w:pPr>
      <w:rPr>
        <w:rFonts w:ascii="Symbol" w:hAnsi="Symbol" w:hint="default"/>
      </w:rPr>
    </w:lvl>
    <w:lvl w:ilvl="1" w:tplc="409AA6AE">
      <w:start w:val="1"/>
      <w:numFmt w:val="bullet"/>
      <w:lvlText w:val="o"/>
      <w:lvlJc w:val="left"/>
      <w:pPr>
        <w:ind w:left="1440" w:hanging="360"/>
      </w:pPr>
      <w:rPr>
        <w:rFonts w:ascii="Courier New" w:hAnsi="Courier New" w:hint="default"/>
      </w:rPr>
    </w:lvl>
    <w:lvl w:ilvl="2" w:tplc="E8E06FC4">
      <w:start w:val="1"/>
      <w:numFmt w:val="bullet"/>
      <w:lvlText w:val=""/>
      <w:lvlJc w:val="left"/>
      <w:pPr>
        <w:ind w:left="2160" w:hanging="360"/>
      </w:pPr>
      <w:rPr>
        <w:rFonts w:ascii="Wingdings" w:hAnsi="Wingdings" w:hint="default"/>
      </w:rPr>
    </w:lvl>
    <w:lvl w:ilvl="3" w:tplc="2FB24B4A">
      <w:start w:val="1"/>
      <w:numFmt w:val="bullet"/>
      <w:lvlText w:val=""/>
      <w:lvlJc w:val="left"/>
      <w:pPr>
        <w:ind w:left="2880" w:hanging="360"/>
      </w:pPr>
      <w:rPr>
        <w:rFonts w:ascii="Symbol" w:hAnsi="Symbol" w:hint="default"/>
      </w:rPr>
    </w:lvl>
    <w:lvl w:ilvl="4" w:tplc="DC0C5EEC">
      <w:start w:val="1"/>
      <w:numFmt w:val="bullet"/>
      <w:lvlText w:val="o"/>
      <w:lvlJc w:val="left"/>
      <w:pPr>
        <w:ind w:left="3600" w:hanging="360"/>
      </w:pPr>
      <w:rPr>
        <w:rFonts w:ascii="Courier New" w:hAnsi="Courier New" w:hint="default"/>
      </w:rPr>
    </w:lvl>
    <w:lvl w:ilvl="5" w:tplc="20189404">
      <w:start w:val="1"/>
      <w:numFmt w:val="bullet"/>
      <w:lvlText w:val=""/>
      <w:lvlJc w:val="left"/>
      <w:pPr>
        <w:ind w:left="4320" w:hanging="360"/>
      </w:pPr>
      <w:rPr>
        <w:rFonts w:ascii="Wingdings" w:hAnsi="Wingdings" w:hint="default"/>
      </w:rPr>
    </w:lvl>
    <w:lvl w:ilvl="6" w:tplc="F1668BBC">
      <w:start w:val="1"/>
      <w:numFmt w:val="bullet"/>
      <w:lvlText w:val=""/>
      <w:lvlJc w:val="left"/>
      <w:pPr>
        <w:ind w:left="5040" w:hanging="360"/>
      </w:pPr>
      <w:rPr>
        <w:rFonts w:ascii="Symbol" w:hAnsi="Symbol" w:hint="default"/>
      </w:rPr>
    </w:lvl>
    <w:lvl w:ilvl="7" w:tplc="219E3042">
      <w:start w:val="1"/>
      <w:numFmt w:val="bullet"/>
      <w:lvlText w:val="o"/>
      <w:lvlJc w:val="left"/>
      <w:pPr>
        <w:ind w:left="5760" w:hanging="360"/>
      </w:pPr>
      <w:rPr>
        <w:rFonts w:ascii="Courier New" w:hAnsi="Courier New" w:hint="default"/>
      </w:rPr>
    </w:lvl>
    <w:lvl w:ilvl="8" w:tplc="BAF4A1C8">
      <w:start w:val="1"/>
      <w:numFmt w:val="bullet"/>
      <w:lvlText w:val=""/>
      <w:lvlJc w:val="left"/>
      <w:pPr>
        <w:ind w:left="6480" w:hanging="360"/>
      </w:pPr>
      <w:rPr>
        <w:rFonts w:ascii="Wingdings" w:hAnsi="Wingdings" w:hint="default"/>
      </w:rPr>
    </w:lvl>
  </w:abstractNum>
  <w:abstractNum w:abstractNumId="114" w15:restartNumberingAfterBreak="0">
    <w:nsid w:val="623429F5"/>
    <w:multiLevelType w:val="hybridMultilevel"/>
    <w:tmpl w:val="B07296CC"/>
    <w:lvl w:ilvl="0" w:tplc="9D24DDF2">
      <w:start w:val="1"/>
      <w:numFmt w:val="decimal"/>
      <w:lvlText w:val="E%1."/>
      <w:lvlJc w:val="left"/>
      <w:pPr>
        <w:ind w:left="720" w:hanging="360"/>
      </w:pPr>
      <w:rPr>
        <w:rFonts w:hint="default"/>
        <w:b/>
        <w:bCs/>
      </w:rPr>
    </w:lvl>
    <w:lvl w:ilvl="1" w:tplc="091832AA">
      <w:start w:val="1"/>
      <w:numFmt w:val="lowerLetter"/>
      <w:lvlText w:val="%2."/>
      <w:lvlJc w:val="left"/>
      <w:pPr>
        <w:ind w:left="1440" w:hanging="360"/>
      </w:pPr>
    </w:lvl>
    <w:lvl w:ilvl="2" w:tplc="EC5E526E">
      <w:start w:val="1"/>
      <w:numFmt w:val="lowerRoman"/>
      <w:lvlText w:val="%3."/>
      <w:lvlJc w:val="right"/>
      <w:pPr>
        <w:ind w:left="2160" w:hanging="180"/>
      </w:pPr>
    </w:lvl>
    <w:lvl w:ilvl="3" w:tplc="B0B460F6">
      <w:start w:val="1"/>
      <w:numFmt w:val="decimal"/>
      <w:lvlText w:val="%4."/>
      <w:lvlJc w:val="left"/>
      <w:pPr>
        <w:ind w:left="2880" w:hanging="360"/>
      </w:pPr>
    </w:lvl>
    <w:lvl w:ilvl="4" w:tplc="241473D6">
      <w:start w:val="1"/>
      <w:numFmt w:val="lowerLetter"/>
      <w:lvlText w:val="%5."/>
      <w:lvlJc w:val="left"/>
      <w:pPr>
        <w:ind w:left="3600" w:hanging="360"/>
      </w:pPr>
    </w:lvl>
    <w:lvl w:ilvl="5" w:tplc="36525E46">
      <w:start w:val="1"/>
      <w:numFmt w:val="lowerRoman"/>
      <w:lvlText w:val="%6."/>
      <w:lvlJc w:val="right"/>
      <w:pPr>
        <w:ind w:left="4320" w:hanging="180"/>
      </w:pPr>
    </w:lvl>
    <w:lvl w:ilvl="6" w:tplc="FCD4E842">
      <w:start w:val="1"/>
      <w:numFmt w:val="decimal"/>
      <w:lvlText w:val="%7."/>
      <w:lvlJc w:val="left"/>
      <w:pPr>
        <w:ind w:left="5040" w:hanging="360"/>
      </w:pPr>
    </w:lvl>
    <w:lvl w:ilvl="7" w:tplc="F25A0D5A">
      <w:start w:val="1"/>
      <w:numFmt w:val="lowerLetter"/>
      <w:lvlText w:val="%8."/>
      <w:lvlJc w:val="left"/>
      <w:pPr>
        <w:ind w:left="5760" w:hanging="360"/>
      </w:pPr>
    </w:lvl>
    <w:lvl w:ilvl="8" w:tplc="7570A4BE">
      <w:start w:val="1"/>
      <w:numFmt w:val="lowerRoman"/>
      <w:lvlText w:val="%9."/>
      <w:lvlJc w:val="right"/>
      <w:pPr>
        <w:ind w:left="6480" w:hanging="180"/>
      </w:pPr>
    </w:lvl>
  </w:abstractNum>
  <w:abstractNum w:abstractNumId="115" w15:restartNumberingAfterBreak="0">
    <w:nsid w:val="6445BEDF"/>
    <w:multiLevelType w:val="hybridMultilevel"/>
    <w:tmpl w:val="51B02DEA"/>
    <w:lvl w:ilvl="0" w:tplc="B65A41F6">
      <w:start w:val="1"/>
      <w:numFmt w:val="bullet"/>
      <w:lvlText w:val=""/>
      <w:lvlJc w:val="left"/>
      <w:pPr>
        <w:ind w:left="720" w:hanging="360"/>
      </w:pPr>
      <w:rPr>
        <w:rFonts w:ascii="Symbol" w:hAnsi="Symbol" w:hint="default"/>
      </w:rPr>
    </w:lvl>
    <w:lvl w:ilvl="1" w:tplc="F628FC56">
      <w:start w:val="1"/>
      <w:numFmt w:val="bullet"/>
      <w:lvlText w:val="o"/>
      <w:lvlJc w:val="left"/>
      <w:pPr>
        <w:ind w:left="1440" w:hanging="360"/>
      </w:pPr>
      <w:rPr>
        <w:rFonts w:ascii="Courier New" w:hAnsi="Courier New" w:hint="default"/>
      </w:rPr>
    </w:lvl>
    <w:lvl w:ilvl="2" w:tplc="33C8F478">
      <w:start w:val="1"/>
      <w:numFmt w:val="bullet"/>
      <w:lvlText w:val=""/>
      <w:lvlJc w:val="left"/>
      <w:pPr>
        <w:ind w:left="2160" w:hanging="360"/>
      </w:pPr>
      <w:rPr>
        <w:rFonts w:ascii="Wingdings" w:hAnsi="Wingdings" w:hint="default"/>
      </w:rPr>
    </w:lvl>
    <w:lvl w:ilvl="3" w:tplc="640E0A72">
      <w:start w:val="1"/>
      <w:numFmt w:val="bullet"/>
      <w:lvlText w:val=""/>
      <w:lvlJc w:val="left"/>
      <w:pPr>
        <w:ind w:left="2880" w:hanging="360"/>
      </w:pPr>
      <w:rPr>
        <w:rFonts w:ascii="Symbol" w:hAnsi="Symbol" w:hint="default"/>
      </w:rPr>
    </w:lvl>
    <w:lvl w:ilvl="4" w:tplc="06C05532">
      <w:start w:val="1"/>
      <w:numFmt w:val="bullet"/>
      <w:lvlText w:val="o"/>
      <w:lvlJc w:val="left"/>
      <w:pPr>
        <w:ind w:left="3600" w:hanging="360"/>
      </w:pPr>
      <w:rPr>
        <w:rFonts w:ascii="Courier New" w:hAnsi="Courier New" w:hint="default"/>
      </w:rPr>
    </w:lvl>
    <w:lvl w:ilvl="5" w:tplc="F8D476EE">
      <w:start w:val="1"/>
      <w:numFmt w:val="bullet"/>
      <w:lvlText w:val=""/>
      <w:lvlJc w:val="left"/>
      <w:pPr>
        <w:ind w:left="4320" w:hanging="360"/>
      </w:pPr>
      <w:rPr>
        <w:rFonts w:ascii="Wingdings" w:hAnsi="Wingdings" w:hint="default"/>
      </w:rPr>
    </w:lvl>
    <w:lvl w:ilvl="6" w:tplc="F10C0EE8">
      <w:start w:val="1"/>
      <w:numFmt w:val="bullet"/>
      <w:lvlText w:val=""/>
      <w:lvlJc w:val="left"/>
      <w:pPr>
        <w:ind w:left="5040" w:hanging="360"/>
      </w:pPr>
      <w:rPr>
        <w:rFonts w:ascii="Symbol" w:hAnsi="Symbol" w:hint="default"/>
      </w:rPr>
    </w:lvl>
    <w:lvl w:ilvl="7" w:tplc="2C529E48">
      <w:start w:val="1"/>
      <w:numFmt w:val="bullet"/>
      <w:lvlText w:val="o"/>
      <w:lvlJc w:val="left"/>
      <w:pPr>
        <w:ind w:left="5760" w:hanging="360"/>
      </w:pPr>
      <w:rPr>
        <w:rFonts w:ascii="Courier New" w:hAnsi="Courier New" w:hint="default"/>
      </w:rPr>
    </w:lvl>
    <w:lvl w:ilvl="8" w:tplc="C0C6E4CA">
      <w:start w:val="1"/>
      <w:numFmt w:val="bullet"/>
      <w:lvlText w:val=""/>
      <w:lvlJc w:val="left"/>
      <w:pPr>
        <w:ind w:left="6480" w:hanging="360"/>
      </w:pPr>
      <w:rPr>
        <w:rFonts w:ascii="Wingdings" w:hAnsi="Wingdings" w:hint="default"/>
      </w:rPr>
    </w:lvl>
  </w:abstractNum>
  <w:abstractNum w:abstractNumId="116" w15:restartNumberingAfterBreak="0">
    <w:nsid w:val="66D34EA3"/>
    <w:multiLevelType w:val="hybridMultilevel"/>
    <w:tmpl w:val="68BC7F2C"/>
    <w:lvl w:ilvl="0" w:tplc="2AB01E60">
      <w:start w:val="1"/>
      <w:numFmt w:val="bullet"/>
      <w:lvlText w:val=""/>
      <w:lvlJc w:val="left"/>
      <w:pPr>
        <w:ind w:left="720" w:hanging="360"/>
      </w:pPr>
      <w:rPr>
        <w:rFonts w:ascii="Symbol" w:hAnsi="Symbol" w:hint="default"/>
      </w:rPr>
    </w:lvl>
    <w:lvl w:ilvl="1" w:tplc="B9D24574">
      <w:start w:val="1"/>
      <w:numFmt w:val="bullet"/>
      <w:lvlText w:val="o"/>
      <w:lvlJc w:val="left"/>
      <w:pPr>
        <w:ind w:left="1440" w:hanging="360"/>
      </w:pPr>
      <w:rPr>
        <w:rFonts w:ascii="Courier New" w:hAnsi="Courier New" w:hint="default"/>
      </w:rPr>
    </w:lvl>
    <w:lvl w:ilvl="2" w:tplc="CC8A4CFE">
      <w:start w:val="1"/>
      <w:numFmt w:val="bullet"/>
      <w:lvlText w:val=""/>
      <w:lvlJc w:val="left"/>
      <w:pPr>
        <w:ind w:left="2160" w:hanging="360"/>
      </w:pPr>
      <w:rPr>
        <w:rFonts w:ascii="Wingdings" w:hAnsi="Wingdings" w:hint="default"/>
      </w:rPr>
    </w:lvl>
    <w:lvl w:ilvl="3" w:tplc="22C2E682">
      <w:start w:val="1"/>
      <w:numFmt w:val="bullet"/>
      <w:lvlText w:val=""/>
      <w:lvlJc w:val="left"/>
      <w:pPr>
        <w:ind w:left="2880" w:hanging="360"/>
      </w:pPr>
      <w:rPr>
        <w:rFonts w:ascii="Symbol" w:hAnsi="Symbol" w:hint="default"/>
      </w:rPr>
    </w:lvl>
    <w:lvl w:ilvl="4" w:tplc="84EE190E">
      <w:start w:val="1"/>
      <w:numFmt w:val="bullet"/>
      <w:lvlText w:val="o"/>
      <w:lvlJc w:val="left"/>
      <w:pPr>
        <w:ind w:left="3600" w:hanging="360"/>
      </w:pPr>
      <w:rPr>
        <w:rFonts w:ascii="Courier New" w:hAnsi="Courier New" w:hint="default"/>
      </w:rPr>
    </w:lvl>
    <w:lvl w:ilvl="5" w:tplc="985C687C">
      <w:start w:val="1"/>
      <w:numFmt w:val="bullet"/>
      <w:lvlText w:val=""/>
      <w:lvlJc w:val="left"/>
      <w:pPr>
        <w:ind w:left="4320" w:hanging="360"/>
      </w:pPr>
      <w:rPr>
        <w:rFonts w:ascii="Wingdings" w:hAnsi="Wingdings" w:hint="default"/>
      </w:rPr>
    </w:lvl>
    <w:lvl w:ilvl="6" w:tplc="DB3C0A22">
      <w:start w:val="1"/>
      <w:numFmt w:val="bullet"/>
      <w:lvlText w:val=""/>
      <w:lvlJc w:val="left"/>
      <w:pPr>
        <w:ind w:left="5040" w:hanging="360"/>
      </w:pPr>
      <w:rPr>
        <w:rFonts w:ascii="Symbol" w:hAnsi="Symbol" w:hint="default"/>
      </w:rPr>
    </w:lvl>
    <w:lvl w:ilvl="7" w:tplc="208609F6">
      <w:start w:val="1"/>
      <w:numFmt w:val="bullet"/>
      <w:lvlText w:val="o"/>
      <w:lvlJc w:val="left"/>
      <w:pPr>
        <w:ind w:left="5760" w:hanging="360"/>
      </w:pPr>
      <w:rPr>
        <w:rFonts w:ascii="Courier New" w:hAnsi="Courier New" w:hint="default"/>
      </w:rPr>
    </w:lvl>
    <w:lvl w:ilvl="8" w:tplc="9A9CECB2">
      <w:start w:val="1"/>
      <w:numFmt w:val="bullet"/>
      <w:lvlText w:val=""/>
      <w:lvlJc w:val="left"/>
      <w:pPr>
        <w:ind w:left="6480" w:hanging="360"/>
      </w:pPr>
      <w:rPr>
        <w:rFonts w:ascii="Wingdings" w:hAnsi="Wingdings" w:hint="default"/>
      </w:rPr>
    </w:lvl>
  </w:abstractNum>
  <w:abstractNum w:abstractNumId="117" w15:restartNumberingAfterBreak="0">
    <w:nsid w:val="689C64A0"/>
    <w:multiLevelType w:val="hybridMultilevel"/>
    <w:tmpl w:val="321A60FC"/>
    <w:lvl w:ilvl="0" w:tplc="04090001">
      <w:start w:val="1"/>
      <w:numFmt w:val="bullet"/>
      <w:lvlText w:val=""/>
      <w:lvlJc w:val="left"/>
      <w:pPr>
        <w:ind w:left="720" w:hanging="360"/>
      </w:pPr>
      <w:rPr>
        <w:rFonts w:ascii="Symbol" w:hAnsi="Symbol" w:hint="default"/>
      </w:rPr>
    </w:lvl>
    <w:lvl w:ilvl="1" w:tplc="1B002768">
      <w:numFmt w:val="bullet"/>
      <w:lvlText w:val="•"/>
      <w:lvlJc w:val="left"/>
      <w:pPr>
        <w:ind w:left="1785" w:hanging="705"/>
      </w:pPr>
      <w:rPr>
        <w:rFonts w:ascii="Calibri" w:eastAsia="Arial Rounded MT Bold"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B0016CD"/>
    <w:multiLevelType w:val="hybridMultilevel"/>
    <w:tmpl w:val="9718D8FC"/>
    <w:lvl w:ilvl="0" w:tplc="C87CF59C">
      <w:start w:val="1"/>
      <w:numFmt w:val="bullet"/>
      <w:lvlText w:val="-"/>
      <w:lvlJc w:val="left"/>
      <w:pPr>
        <w:ind w:left="720" w:hanging="360"/>
      </w:pPr>
      <w:rPr>
        <w:rFonts w:ascii="Calibri" w:hAnsi="Calibri" w:hint="default"/>
      </w:rPr>
    </w:lvl>
    <w:lvl w:ilvl="1" w:tplc="F6EC6AC8">
      <w:start w:val="1"/>
      <w:numFmt w:val="bullet"/>
      <w:lvlText w:val="o"/>
      <w:lvlJc w:val="left"/>
      <w:pPr>
        <w:ind w:left="1440" w:hanging="360"/>
      </w:pPr>
      <w:rPr>
        <w:rFonts w:ascii="Courier New" w:hAnsi="Courier New" w:hint="default"/>
      </w:rPr>
    </w:lvl>
    <w:lvl w:ilvl="2" w:tplc="06BCBA3E">
      <w:start w:val="1"/>
      <w:numFmt w:val="bullet"/>
      <w:lvlText w:val=""/>
      <w:lvlJc w:val="left"/>
      <w:pPr>
        <w:ind w:left="2160" w:hanging="360"/>
      </w:pPr>
      <w:rPr>
        <w:rFonts w:ascii="Wingdings" w:hAnsi="Wingdings" w:hint="default"/>
      </w:rPr>
    </w:lvl>
    <w:lvl w:ilvl="3" w:tplc="8CD64EA0">
      <w:start w:val="1"/>
      <w:numFmt w:val="bullet"/>
      <w:lvlText w:val=""/>
      <w:lvlJc w:val="left"/>
      <w:pPr>
        <w:ind w:left="2880" w:hanging="360"/>
      </w:pPr>
      <w:rPr>
        <w:rFonts w:ascii="Symbol" w:hAnsi="Symbol" w:hint="default"/>
      </w:rPr>
    </w:lvl>
    <w:lvl w:ilvl="4" w:tplc="DEE2028E">
      <w:start w:val="1"/>
      <w:numFmt w:val="bullet"/>
      <w:lvlText w:val="o"/>
      <w:lvlJc w:val="left"/>
      <w:pPr>
        <w:ind w:left="3600" w:hanging="360"/>
      </w:pPr>
      <w:rPr>
        <w:rFonts w:ascii="Courier New" w:hAnsi="Courier New" w:hint="default"/>
      </w:rPr>
    </w:lvl>
    <w:lvl w:ilvl="5" w:tplc="55A2B408">
      <w:start w:val="1"/>
      <w:numFmt w:val="bullet"/>
      <w:lvlText w:val=""/>
      <w:lvlJc w:val="left"/>
      <w:pPr>
        <w:ind w:left="4320" w:hanging="360"/>
      </w:pPr>
      <w:rPr>
        <w:rFonts w:ascii="Wingdings" w:hAnsi="Wingdings" w:hint="default"/>
      </w:rPr>
    </w:lvl>
    <w:lvl w:ilvl="6" w:tplc="3B34860A">
      <w:start w:val="1"/>
      <w:numFmt w:val="bullet"/>
      <w:lvlText w:val=""/>
      <w:lvlJc w:val="left"/>
      <w:pPr>
        <w:ind w:left="5040" w:hanging="360"/>
      </w:pPr>
      <w:rPr>
        <w:rFonts w:ascii="Symbol" w:hAnsi="Symbol" w:hint="default"/>
      </w:rPr>
    </w:lvl>
    <w:lvl w:ilvl="7" w:tplc="D7FEDD2A">
      <w:start w:val="1"/>
      <w:numFmt w:val="bullet"/>
      <w:lvlText w:val="o"/>
      <w:lvlJc w:val="left"/>
      <w:pPr>
        <w:ind w:left="5760" w:hanging="360"/>
      </w:pPr>
      <w:rPr>
        <w:rFonts w:ascii="Courier New" w:hAnsi="Courier New" w:hint="default"/>
      </w:rPr>
    </w:lvl>
    <w:lvl w:ilvl="8" w:tplc="53D0E898">
      <w:start w:val="1"/>
      <w:numFmt w:val="bullet"/>
      <w:lvlText w:val=""/>
      <w:lvlJc w:val="left"/>
      <w:pPr>
        <w:ind w:left="6480" w:hanging="360"/>
      </w:pPr>
      <w:rPr>
        <w:rFonts w:ascii="Wingdings" w:hAnsi="Wingdings" w:hint="default"/>
      </w:rPr>
    </w:lvl>
  </w:abstractNum>
  <w:abstractNum w:abstractNumId="119" w15:restartNumberingAfterBreak="0">
    <w:nsid w:val="6B1DDE59"/>
    <w:multiLevelType w:val="hybridMultilevel"/>
    <w:tmpl w:val="6DC0FCFE"/>
    <w:lvl w:ilvl="0" w:tplc="39446ADE">
      <w:start w:val="1"/>
      <w:numFmt w:val="bullet"/>
      <w:lvlText w:val=""/>
      <w:lvlJc w:val="left"/>
      <w:pPr>
        <w:ind w:left="720" w:hanging="360"/>
      </w:pPr>
      <w:rPr>
        <w:rFonts w:ascii="Symbol" w:hAnsi="Symbol" w:hint="default"/>
      </w:rPr>
    </w:lvl>
    <w:lvl w:ilvl="1" w:tplc="64629672">
      <w:start w:val="1"/>
      <w:numFmt w:val="bullet"/>
      <w:lvlText w:val="o"/>
      <w:lvlJc w:val="left"/>
      <w:pPr>
        <w:ind w:left="1440" w:hanging="360"/>
      </w:pPr>
      <w:rPr>
        <w:rFonts w:ascii="Courier New" w:hAnsi="Courier New" w:hint="default"/>
      </w:rPr>
    </w:lvl>
    <w:lvl w:ilvl="2" w:tplc="08B4496E">
      <w:start w:val="1"/>
      <w:numFmt w:val="bullet"/>
      <w:lvlText w:val=""/>
      <w:lvlJc w:val="left"/>
      <w:pPr>
        <w:ind w:left="2160" w:hanging="360"/>
      </w:pPr>
      <w:rPr>
        <w:rFonts w:ascii="Wingdings" w:hAnsi="Wingdings" w:hint="default"/>
      </w:rPr>
    </w:lvl>
    <w:lvl w:ilvl="3" w:tplc="84E0F8DE">
      <w:start w:val="1"/>
      <w:numFmt w:val="bullet"/>
      <w:lvlText w:val=""/>
      <w:lvlJc w:val="left"/>
      <w:pPr>
        <w:ind w:left="2880" w:hanging="360"/>
      </w:pPr>
      <w:rPr>
        <w:rFonts w:ascii="Symbol" w:hAnsi="Symbol" w:hint="default"/>
      </w:rPr>
    </w:lvl>
    <w:lvl w:ilvl="4" w:tplc="017C4E8E">
      <w:start w:val="1"/>
      <w:numFmt w:val="bullet"/>
      <w:lvlText w:val="o"/>
      <w:lvlJc w:val="left"/>
      <w:pPr>
        <w:ind w:left="3600" w:hanging="360"/>
      </w:pPr>
      <w:rPr>
        <w:rFonts w:ascii="Courier New" w:hAnsi="Courier New" w:hint="default"/>
      </w:rPr>
    </w:lvl>
    <w:lvl w:ilvl="5" w:tplc="EFC84D8A">
      <w:start w:val="1"/>
      <w:numFmt w:val="bullet"/>
      <w:lvlText w:val=""/>
      <w:lvlJc w:val="left"/>
      <w:pPr>
        <w:ind w:left="4320" w:hanging="360"/>
      </w:pPr>
      <w:rPr>
        <w:rFonts w:ascii="Wingdings" w:hAnsi="Wingdings" w:hint="default"/>
      </w:rPr>
    </w:lvl>
    <w:lvl w:ilvl="6" w:tplc="22300BF6">
      <w:start w:val="1"/>
      <w:numFmt w:val="bullet"/>
      <w:lvlText w:val=""/>
      <w:lvlJc w:val="left"/>
      <w:pPr>
        <w:ind w:left="5040" w:hanging="360"/>
      </w:pPr>
      <w:rPr>
        <w:rFonts w:ascii="Symbol" w:hAnsi="Symbol" w:hint="default"/>
      </w:rPr>
    </w:lvl>
    <w:lvl w:ilvl="7" w:tplc="169CE656">
      <w:start w:val="1"/>
      <w:numFmt w:val="bullet"/>
      <w:lvlText w:val="o"/>
      <w:lvlJc w:val="left"/>
      <w:pPr>
        <w:ind w:left="5760" w:hanging="360"/>
      </w:pPr>
      <w:rPr>
        <w:rFonts w:ascii="Courier New" w:hAnsi="Courier New" w:hint="default"/>
      </w:rPr>
    </w:lvl>
    <w:lvl w:ilvl="8" w:tplc="1A744456">
      <w:start w:val="1"/>
      <w:numFmt w:val="bullet"/>
      <w:lvlText w:val=""/>
      <w:lvlJc w:val="left"/>
      <w:pPr>
        <w:ind w:left="6480" w:hanging="360"/>
      </w:pPr>
      <w:rPr>
        <w:rFonts w:ascii="Wingdings" w:hAnsi="Wingdings" w:hint="default"/>
      </w:rPr>
    </w:lvl>
  </w:abstractNum>
  <w:abstractNum w:abstractNumId="120" w15:restartNumberingAfterBreak="0">
    <w:nsid w:val="6CE9F02E"/>
    <w:multiLevelType w:val="hybridMultilevel"/>
    <w:tmpl w:val="4726D6E4"/>
    <w:lvl w:ilvl="0" w:tplc="6B541204">
      <w:start w:val="1"/>
      <w:numFmt w:val="bullet"/>
      <w:lvlText w:val=""/>
      <w:lvlJc w:val="left"/>
      <w:pPr>
        <w:ind w:left="720" w:hanging="360"/>
      </w:pPr>
      <w:rPr>
        <w:rFonts w:ascii="Symbol" w:hAnsi="Symbol" w:hint="default"/>
      </w:rPr>
    </w:lvl>
    <w:lvl w:ilvl="1" w:tplc="70AE1D86">
      <w:start w:val="1"/>
      <w:numFmt w:val="bullet"/>
      <w:lvlText w:val="o"/>
      <w:lvlJc w:val="left"/>
      <w:pPr>
        <w:ind w:left="1440" w:hanging="360"/>
      </w:pPr>
      <w:rPr>
        <w:rFonts w:ascii="Courier New" w:hAnsi="Courier New" w:hint="default"/>
      </w:rPr>
    </w:lvl>
    <w:lvl w:ilvl="2" w:tplc="F86027FC">
      <w:start w:val="1"/>
      <w:numFmt w:val="bullet"/>
      <w:lvlText w:val=""/>
      <w:lvlJc w:val="left"/>
      <w:pPr>
        <w:ind w:left="2160" w:hanging="360"/>
      </w:pPr>
      <w:rPr>
        <w:rFonts w:ascii="Wingdings" w:hAnsi="Wingdings" w:hint="default"/>
      </w:rPr>
    </w:lvl>
    <w:lvl w:ilvl="3" w:tplc="5E1493B6">
      <w:start w:val="1"/>
      <w:numFmt w:val="bullet"/>
      <w:lvlText w:val=""/>
      <w:lvlJc w:val="left"/>
      <w:pPr>
        <w:ind w:left="2880" w:hanging="360"/>
      </w:pPr>
      <w:rPr>
        <w:rFonts w:ascii="Symbol" w:hAnsi="Symbol" w:hint="default"/>
      </w:rPr>
    </w:lvl>
    <w:lvl w:ilvl="4" w:tplc="5A6AFEA2">
      <w:start w:val="1"/>
      <w:numFmt w:val="bullet"/>
      <w:lvlText w:val="o"/>
      <w:lvlJc w:val="left"/>
      <w:pPr>
        <w:ind w:left="3600" w:hanging="360"/>
      </w:pPr>
      <w:rPr>
        <w:rFonts w:ascii="Courier New" w:hAnsi="Courier New" w:hint="default"/>
      </w:rPr>
    </w:lvl>
    <w:lvl w:ilvl="5" w:tplc="43FC84FE">
      <w:start w:val="1"/>
      <w:numFmt w:val="bullet"/>
      <w:lvlText w:val=""/>
      <w:lvlJc w:val="left"/>
      <w:pPr>
        <w:ind w:left="4320" w:hanging="360"/>
      </w:pPr>
      <w:rPr>
        <w:rFonts w:ascii="Wingdings" w:hAnsi="Wingdings" w:hint="default"/>
      </w:rPr>
    </w:lvl>
    <w:lvl w:ilvl="6" w:tplc="A58A2484">
      <w:start w:val="1"/>
      <w:numFmt w:val="bullet"/>
      <w:lvlText w:val=""/>
      <w:lvlJc w:val="left"/>
      <w:pPr>
        <w:ind w:left="5040" w:hanging="360"/>
      </w:pPr>
      <w:rPr>
        <w:rFonts w:ascii="Symbol" w:hAnsi="Symbol" w:hint="default"/>
      </w:rPr>
    </w:lvl>
    <w:lvl w:ilvl="7" w:tplc="5CF82E2C">
      <w:start w:val="1"/>
      <w:numFmt w:val="bullet"/>
      <w:lvlText w:val="o"/>
      <w:lvlJc w:val="left"/>
      <w:pPr>
        <w:ind w:left="5760" w:hanging="360"/>
      </w:pPr>
      <w:rPr>
        <w:rFonts w:ascii="Courier New" w:hAnsi="Courier New" w:hint="default"/>
      </w:rPr>
    </w:lvl>
    <w:lvl w:ilvl="8" w:tplc="948E9116">
      <w:start w:val="1"/>
      <w:numFmt w:val="bullet"/>
      <w:lvlText w:val=""/>
      <w:lvlJc w:val="left"/>
      <w:pPr>
        <w:ind w:left="6480" w:hanging="360"/>
      </w:pPr>
      <w:rPr>
        <w:rFonts w:ascii="Wingdings" w:hAnsi="Wingdings" w:hint="default"/>
      </w:rPr>
    </w:lvl>
  </w:abstractNum>
  <w:abstractNum w:abstractNumId="121" w15:restartNumberingAfterBreak="0">
    <w:nsid w:val="6E13AD17"/>
    <w:multiLevelType w:val="hybridMultilevel"/>
    <w:tmpl w:val="C300849E"/>
    <w:lvl w:ilvl="0" w:tplc="26B69188">
      <w:start w:val="1"/>
      <w:numFmt w:val="bullet"/>
      <w:lvlText w:val="-"/>
      <w:lvlJc w:val="left"/>
      <w:pPr>
        <w:ind w:left="720" w:hanging="360"/>
      </w:pPr>
      <w:rPr>
        <w:rFonts w:ascii="Calibri" w:hAnsi="Calibri" w:hint="default"/>
      </w:rPr>
    </w:lvl>
    <w:lvl w:ilvl="1" w:tplc="75C44F6A">
      <w:start w:val="1"/>
      <w:numFmt w:val="bullet"/>
      <w:lvlText w:val="o"/>
      <w:lvlJc w:val="left"/>
      <w:pPr>
        <w:ind w:left="1440" w:hanging="360"/>
      </w:pPr>
      <w:rPr>
        <w:rFonts w:ascii="Courier New" w:hAnsi="Courier New" w:hint="default"/>
      </w:rPr>
    </w:lvl>
    <w:lvl w:ilvl="2" w:tplc="25F458B6">
      <w:start w:val="1"/>
      <w:numFmt w:val="bullet"/>
      <w:lvlText w:val=""/>
      <w:lvlJc w:val="left"/>
      <w:pPr>
        <w:ind w:left="2160" w:hanging="360"/>
      </w:pPr>
      <w:rPr>
        <w:rFonts w:ascii="Wingdings" w:hAnsi="Wingdings" w:hint="default"/>
      </w:rPr>
    </w:lvl>
    <w:lvl w:ilvl="3" w:tplc="979CAAA6">
      <w:start w:val="1"/>
      <w:numFmt w:val="bullet"/>
      <w:lvlText w:val=""/>
      <w:lvlJc w:val="left"/>
      <w:pPr>
        <w:ind w:left="2880" w:hanging="360"/>
      </w:pPr>
      <w:rPr>
        <w:rFonts w:ascii="Symbol" w:hAnsi="Symbol" w:hint="default"/>
      </w:rPr>
    </w:lvl>
    <w:lvl w:ilvl="4" w:tplc="3E06C542">
      <w:start w:val="1"/>
      <w:numFmt w:val="bullet"/>
      <w:lvlText w:val="o"/>
      <w:lvlJc w:val="left"/>
      <w:pPr>
        <w:ind w:left="3600" w:hanging="360"/>
      </w:pPr>
      <w:rPr>
        <w:rFonts w:ascii="Courier New" w:hAnsi="Courier New" w:hint="default"/>
      </w:rPr>
    </w:lvl>
    <w:lvl w:ilvl="5" w:tplc="0F30EA3E">
      <w:start w:val="1"/>
      <w:numFmt w:val="bullet"/>
      <w:lvlText w:val=""/>
      <w:lvlJc w:val="left"/>
      <w:pPr>
        <w:ind w:left="4320" w:hanging="360"/>
      </w:pPr>
      <w:rPr>
        <w:rFonts w:ascii="Wingdings" w:hAnsi="Wingdings" w:hint="default"/>
      </w:rPr>
    </w:lvl>
    <w:lvl w:ilvl="6" w:tplc="FDCAD4FC">
      <w:start w:val="1"/>
      <w:numFmt w:val="bullet"/>
      <w:lvlText w:val=""/>
      <w:lvlJc w:val="left"/>
      <w:pPr>
        <w:ind w:left="5040" w:hanging="360"/>
      </w:pPr>
      <w:rPr>
        <w:rFonts w:ascii="Symbol" w:hAnsi="Symbol" w:hint="default"/>
      </w:rPr>
    </w:lvl>
    <w:lvl w:ilvl="7" w:tplc="85242462">
      <w:start w:val="1"/>
      <w:numFmt w:val="bullet"/>
      <w:lvlText w:val="o"/>
      <w:lvlJc w:val="left"/>
      <w:pPr>
        <w:ind w:left="5760" w:hanging="360"/>
      </w:pPr>
      <w:rPr>
        <w:rFonts w:ascii="Courier New" w:hAnsi="Courier New" w:hint="default"/>
      </w:rPr>
    </w:lvl>
    <w:lvl w:ilvl="8" w:tplc="194A98FC">
      <w:start w:val="1"/>
      <w:numFmt w:val="bullet"/>
      <w:lvlText w:val=""/>
      <w:lvlJc w:val="left"/>
      <w:pPr>
        <w:ind w:left="6480" w:hanging="360"/>
      </w:pPr>
      <w:rPr>
        <w:rFonts w:ascii="Wingdings" w:hAnsi="Wingdings" w:hint="default"/>
      </w:rPr>
    </w:lvl>
  </w:abstractNum>
  <w:abstractNum w:abstractNumId="122" w15:restartNumberingAfterBreak="0">
    <w:nsid w:val="6F05613E"/>
    <w:multiLevelType w:val="hybridMultilevel"/>
    <w:tmpl w:val="FB00E6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3" w15:restartNumberingAfterBreak="0">
    <w:nsid w:val="6F1A77B9"/>
    <w:multiLevelType w:val="multilevel"/>
    <w:tmpl w:val="66B0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F2954C1"/>
    <w:multiLevelType w:val="hybridMultilevel"/>
    <w:tmpl w:val="7ECE0318"/>
    <w:lvl w:ilvl="0" w:tplc="24DA0E8A">
      <w:start w:val="1"/>
      <w:numFmt w:val="bullet"/>
      <w:lvlText w:val=""/>
      <w:lvlJc w:val="left"/>
      <w:pPr>
        <w:ind w:left="720" w:hanging="360"/>
      </w:pPr>
      <w:rPr>
        <w:rFonts w:ascii="Symbol" w:hAnsi="Symbol" w:hint="default"/>
      </w:rPr>
    </w:lvl>
    <w:lvl w:ilvl="1" w:tplc="012076A6">
      <w:start w:val="1"/>
      <w:numFmt w:val="bullet"/>
      <w:lvlText w:val="o"/>
      <w:lvlJc w:val="left"/>
      <w:pPr>
        <w:ind w:left="1440" w:hanging="360"/>
      </w:pPr>
      <w:rPr>
        <w:rFonts w:ascii="Courier New" w:hAnsi="Courier New" w:hint="default"/>
      </w:rPr>
    </w:lvl>
    <w:lvl w:ilvl="2" w:tplc="4F4210E4">
      <w:start w:val="1"/>
      <w:numFmt w:val="bullet"/>
      <w:lvlText w:val=""/>
      <w:lvlJc w:val="left"/>
      <w:pPr>
        <w:ind w:left="2160" w:hanging="360"/>
      </w:pPr>
      <w:rPr>
        <w:rFonts w:ascii="Wingdings" w:hAnsi="Wingdings" w:hint="default"/>
      </w:rPr>
    </w:lvl>
    <w:lvl w:ilvl="3" w:tplc="41D4BC0A">
      <w:start w:val="1"/>
      <w:numFmt w:val="bullet"/>
      <w:lvlText w:val=""/>
      <w:lvlJc w:val="left"/>
      <w:pPr>
        <w:ind w:left="2880" w:hanging="360"/>
      </w:pPr>
      <w:rPr>
        <w:rFonts w:ascii="Symbol" w:hAnsi="Symbol" w:hint="default"/>
      </w:rPr>
    </w:lvl>
    <w:lvl w:ilvl="4" w:tplc="73085B2C">
      <w:start w:val="1"/>
      <w:numFmt w:val="bullet"/>
      <w:lvlText w:val="o"/>
      <w:lvlJc w:val="left"/>
      <w:pPr>
        <w:ind w:left="3600" w:hanging="360"/>
      </w:pPr>
      <w:rPr>
        <w:rFonts w:ascii="Courier New" w:hAnsi="Courier New" w:hint="default"/>
      </w:rPr>
    </w:lvl>
    <w:lvl w:ilvl="5" w:tplc="2A64CAB4">
      <w:start w:val="1"/>
      <w:numFmt w:val="bullet"/>
      <w:lvlText w:val=""/>
      <w:lvlJc w:val="left"/>
      <w:pPr>
        <w:ind w:left="4320" w:hanging="360"/>
      </w:pPr>
      <w:rPr>
        <w:rFonts w:ascii="Wingdings" w:hAnsi="Wingdings" w:hint="default"/>
      </w:rPr>
    </w:lvl>
    <w:lvl w:ilvl="6" w:tplc="009C9C4A">
      <w:start w:val="1"/>
      <w:numFmt w:val="bullet"/>
      <w:lvlText w:val=""/>
      <w:lvlJc w:val="left"/>
      <w:pPr>
        <w:ind w:left="5040" w:hanging="360"/>
      </w:pPr>
      <w:rPr>
        <w:rFonts w:ascii="Symbol" w:hAnsi="Symbol" w:hint="default"/>
      </w:rPr>
    </w:lvl>
    <w:lvl w:ilvl="7" w:tplc="3E989FA4">
      <w:start w:val="1"/>
      <w:numFmt w:val="bullet"/>
      <w:lvlText w:val="o"/>
      <w:lvlJc w:val="left"/>
      <w:pPr>
        <w:ind w:left="5760" w:hanging="360"/>
      </w:pPr>
      <w:rPr>
        <w:rFonts w:ascii="Courier New" w:hAnsi="Courier New" w:hint="default"/>
      </w:rPr>
    </w:lvl>
    <w:lvl w:ilvl="8" w:tplc="F920C872">
      <w:start w:val="1"/>
      <w:numFmt w:val="bullet"/>
      <w:lvlText w:val=""/>
      <w:lvlJc w:val="left"/>
      <w:pPr>
        <w:ind w:left="6480" w:hanging="360"/>
      </w:pPr>
      <w:rPr>
        <w:rFonts w:ascii="Wingdings" w:hAnsi="Wingdings" w:hint="default"/>
      </w:rPr>
    </w:lvl>
  </w:abstractNum>
  <w:abstractNum w:abstractNumId="125" w15:restartNumberingAfterBreak="0">
    <w:nsid w:val="6F310265"/>
    <w:multiLevelType w:val="multilevel"/>
    <w:tmpl w:val="0E8E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0FCE41D"/>
    <w:multiLevelType w:val="hybridMultilevel"/>
    <w:tmpl w:val="FFFFFFFF"/>
    <w:lvl w:ilvl="0" w:tplc="A3322EEE">
      <w:start w:val="1"/>
      <w:numFmt w:val="bullet"/>
      <w:lvlText w:val=""/>
      <w:lvlJc w:val="left"/>
      <w:pPr>
        <w:ind w:left="720" w:hanging="360"/>
      </w:pPr>
      <w:rPr>
        <w:rFonts w:ascii="Symbol" w:hAnsi="Symbol" w:hint="default"/>
      </w:rPr>
    </w:lvl>
    <w:lvl w:ilvl="1" w:tplc="ECB2218C">
      <w:start w:val="1"/>
      <w:numFmt w:val="bullet"/>
      <w:lvlText w:val="o"/>
      <w:lvlJc w:val="left"/>
      <w:pPr>
        <w:ind w:left="1440" w:hanging="360"/>
      </w:pPr>
      <w:rPr>
        <w:rFonts w:ascii="Courier New" w:hAnsi="Courier New" w:hint="default"/>
      </w:rPr>
    </w:lvl>
    <w:lvl w:ilvl="2" w:tplc="59E07002">
      <w:start w:val="1"/>
      <w:numFmt w:val="bullet"/>
      <w:lvlText w:val=""/>
      <w:lvlJc w:val="left"/>
      <w:pPr>
        <w:ind w:left="2160" w:hanging="360"/>
      </w:pPr>
      <w:rPr>
        <w:rFonts w:ascii="Wingdings" w:hAnsi="Wingdings" w:hint="default"/>
      </w:rPr>
    </w:lvl>
    <w:lvl w:ilvl="3" w:tplc="9F4EF2BE">
      <w:start w:val="1"/>
      <w:numFmt w:val="bullet"/>
      <w:lvlText w:val=""/>
      <w:lvlJc w:val="left"/>
      <w:pPr>
        <w:ind w:left="2880" w:hanging="360"/>
      </w:pPr>
      <w:rPr>
        <w:rFonts w:ascii="Symbol" w:hAnsi="Symbol" w:hint="default"/>
      </w:rPr>
    </w:lvl>
    <w:lvl w:ilvl="4" w:tplc="20D26EB4">
      <w:start w:val="1"/>
      <w:numFmt w:val="bullet"/>
      <w:lvlText w:val="o"/>
      <w:lvlJc w:val="left"/>
      <w:pPr>
        <w:ind w:left="3600" w:hanging="360"/>
      </w:pPr>
      <w:rPr>
        <w:rFonts w:ascii="Courier New" w:hAnsi="Courier New" w:hint="default"/>
      </w:rPr>
    </w:lvl>
    <w:lvl w:ilvl="5" w:tplc="77DA45FE">
      <w:start w:val="1"/>
      <w:numFmt w:val="bullet"/>
      <w:lvlText w:val=""/>
      <w:lvlJc w:val="left"/>
      <w:pPr>
        <w:ind w:left="4320" w:hanging="360"/>
      </w:pPr>
      <w:rPr>
        <w:rFonts w:ascii="Wingdings" w:hAnsi="Wingdings" w:hint="default"/>
      </w:rPr>
    </w:lvl>
    <w:lvl w:ilvl="6" w:tplc="72C8C77E">
      <w:start w:val="1"/>
      <w:numFmt w:val="bullet"/>
      <w:lvlText w:val=""/>
      <w:lvlJc w:val="left"/>
      <w:pPr>
        <w:ind w:left="5040" w:hanging="360"/>
      </w:pPr>
      <w:rPr>
        <w:rFonts w:ascii="Symbol" w:hAnsi="Symbol" w:hint="default"/>
      </w:rPr>
    </w:lvl>
    <w:lvl w:ilvl="7" w:tplc="E10E9BAA">
      <w:start w:val="1"/>
      <w:numFmt w:val="bullet"/>
      <w:lvlText w:val="o"/>
      <w:lvlJc w:val="left"/>
      <w:pPr>
        <w:ind w:left="5760" w:hanging="360"/>
      </w:pPr>
      <w:rPr>
        <w:rFonts w:ascii="Courier New" w:hAnsi="Courier New" w:hint="default"/>
      </w:rPr>
    </w:lvl>
    <w:lvl w:ilvl="8" w:tplc="6EDA1F64">
      <w:start w:val="1"/>
      <w:numFmt w:val="bullet"/>
      <w:lvlText w:val=""/>
      <w:lvlJc w:val="left"/>
      <w:pPr>
        <w:ind w:left="6480" w:hanging="360"/>
      </w:pPr>
      <w:rPr>
        <w:rFonts w:ascii="Wingdings" w:hAnsi="Wingdings" w:hint="default"/>
      </w:rPr>
    </w:lvl>
  </w:abstractNum>
  <w:abstractNum w:abstractNumId="127" w15:restartNumberingAfterBreak="0">
    <w:nsid w:val="731E05D8"/>
    <w:multiLevelType w:val="hybridMultilevel"/>
    <w:tmpl w:val="935EE308"/>
    <w:lvl w:ilvl="0" w:tplc="33B2B9C4">
      <w:start w:val="1"/>
      <w:numFmt w:val="decimal"/>
      <w:lvlText w:val="%1."/>
      <w:lvlJc w:val="left"/>
      <w:pPr>
        <w:ind w:left="72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3DA34B0"/>
    <w:multiLevelType w:val="hybridMultilevel"/>
    <w:tmpl w:val="E1062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743F739E"/>
    <w:multiLevelType w:val="multilevel"/>
    <w:tmpl w:val="AC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61BCCF6"/>
    <w:multiLevelType w:val="hybridMultilevel"/>
    <w:tmpl w:val="BF92D01C"/>
    <w:lvl w:ilvl="0" w:tplc="39689786">
      <w:start w:val="1"/>
      <w:numFmt w:val="bullet"/>
      <w:lvlText w:val=""/>
      <w:lvlJc w:val="left"/>
      <w:pPr>
        <w:ind w:left="720" w:hanging="360"/>
      </w:pPr>
      <w:rPr>
        <w:rFonts w:ascii="Symbol" w:hAnsi="Symbol" w:hint="default"/>
      </w:rPr>
    </w:lvl>
    <w:lvl w:ilvl="1" w:tplc="7A987740">
      <w:start w:val="1"/>
      <w:numFmt w:val="bullet"/>
      <w:lvlText w:val="o"/>
      <w:lvlJc w:val="left"/>
      <w:pPr>
        <w:ind w:left="1440" w:hanging="360"/>
      </w:pPr>
      <w:rPr>
        <w:rFonts w:ascii="Courier New" w:hAnsi="Courier New" w:hint="default"/>
      </w:rPr>
    </w:lvl>
    <w:lvl w:ilvl="2" w:tplc="3CDC1660">
      <w:start w:val="1"/>
      <w:numFmt w:val="bullet"/>
      <w:lvlText w:val=""/>
      <w:lvlJc w:val="left"/>
      <w:pPr>
        <w:ind w:left="2160" w:hanging="360"/>
      </w:pPr>
      <w:rPr>
        <w:rFonts w:ascii="Wingdings" w:hAnsi="Wingdings" w:hint="default"/>
      </w:rPr>
    </w:lvl>
    <w:lvl w:ilvl="3" w:tplc="CB90D96A">
      <w:start w:val="1"/>
      <w:numFmt w:val="bullet"/>
      <w:lvlText w:val=""/>
      <w:lvlJc w:val="left"/>
      <w:pPr>
        <w:ind w:left="2880" w:hanging="360"/>
      </w:pPr>
      <w:rPr>
        <w:rFonts w:ascii="Symbol" w:hAnsi="Symbol" w:hint="default"/>
      </w:rPr>
    </w:lvl>
    <w:lvl w:ilvl="4" w:tplc="3B603B7C">
      <w:start w:val="1"/>
      <w:numFmt w:val="bullet"/>
      <w:lvlText w:val="o"/>
      <w:lvlJc w:val="left"/>
      <w:pPr>
        <w:ind w:left="3600" w:hanging="360"/>
      </w:pPr>
      <w:rPr>
        <w:rFonts w:ascii="Courier New" w:hAnsi="Courier New" w:hint="default"/>
      </w:rPr>
    </w:lvl>
    <w:lvl w:ilvl="5" w:tplc="62386C02">
      <w:start w:val="1"/>
      <w:numFmt w:val="bullet"/>
      <w:lvlText w:val=""/>
      <w:lvlJc w:val="left"/>
      <w:pPr>
        <w:ind w:left="4320" w:hanging="360"/>
      </w:pPr>
      <w:rPr>
        <w:rFonts w:ascii="Wingdings" w:hAnsi="Wingdings" w:hint="default"/>
      </w:rPr>
    </w:lvl>
    <w:lvl w:ilvl="6" w:tplc="00A61E58">
      <w:start w:val="1"/>
      <w:numFmt w:val="bullet"/>
      <w:lvlText w:val=""/>
      <w:lvlJc w:val="left"/>
      <w:pPr>
        <w:ind w:left="5040" w:hanging="360"/>
      </w:pPr>
      <w:rPr>
        <w:rFonts w:ascii="Symbol" w:hAnsi="Symbol" w:hint="default"/>
      </w:rPr>
    </w:lvl>
    <w:lvl w:ilvl="7" w:tplc="89585AE0">
      <w:start w:val="1"/>
      <w:numFmt w:val="bullet"/>
      <w:lvlText w:val="o"/>
      <w:lvlJc w:val="left"/>
      <w:pPr>
        <w:ind w:left="5760" w:hanging="360"/>
      </w:pPr>
      <w:rPr>
        <w:rFonts w:ascii="Courier New" w:hAnsi="Courier New" w:hint="default"/>
      </w:rPr>
    </w:lvl>
    <w:lvl w:ilvl="8" w:tplc="D864022A">
      <w:start w:val="1"/>
      <w:numFmt w:val="bullet"/>
      <w:lvlText w:val=""/>
      <w:lvlJc w:val="left"/>
      <w:pPr>
        <w:ind w:left="6480" w:hanging="360"/>
      </w:pPr>
      <w:rPr>
        <w:rFonts w:ascii="Wingdings" w:hAnsi="Wingdings" w:hint="default"/>
      </w:rPr>
    </w:lvl>
  </w:abstractNum>
  <w:abstractNum w:abstractNumId="131" w15:restartNumberingAfterBreak="0">
    <w:nsid w:val="7661BA7C"/>
    <w:multiLevelType w:val="hybridMultilevel"/>
    <w:tmpl w:val="9CFE3D38"/>
    <w:lvl w:ilvl="0" w:tplc="03AC60E8">
      <w:start w:val="1"/>
      <w:numFmt w:val="bullet"/>
      <w:lvlText w:val=""/>
      <w:lvlJc w:val="left"/>
      <w:pPr>
        <w:ind w:left="720" w:hanging="360"/>
      </w:pPr>
      <w:rPr>
        <w:rFonts w:ascii="Symbol" w:hAnsi="Symbol" w:hint="default"/>
      </w:rPr>
    </w:lvl>
    <w:lvl w:ilvl="1" w:tplc="FE20A83E">
      <w:start w:val="1"/>
      <w:numFmt w:val="bullet"/>
      <w:lvlText w:val="o"/>
      <w:lvlJc w:val="left"/>
      <w:pPr>
        <w:ind w:left="1440" w:hanging="360"/>
      </w:pPr>
      <w:rPr>
        <w:rFonts w:ascii="Courier New" w:hAnsi="Courier New" w:hint="default"/>
      </w:rPr>
    </w:lvl>
    <w:lvl w:ilvl="2" w:tplc="CA0E0CDE">
      <w:start w:val="1"/>
      <w:numFmt w:val="bullet"/>
      <w:lvlText w:val=""/>
      <w:lvlJc w:val="left"/>
      <w:pPr>
        <w:ind w:left="2160" w:hanging="360"/>
      </w:pPr>
      <w:rPr>
        <w:rFonts w:ascii="Wingdings" w:hAnsi="Wingdings" w:hint="default"/>
      </w:rPr>
    </w:lvl>
    <w:lvl w:ilvl="3" w:tplc="172A14A6">
      <w:start w:val="1"/>
      <w:numFmt w:val="bullet"/>
      <w:lvlText w:val=""/>
      <w:lvlJc w:val="left"/>
      <w:pPr>
        <w:ind w:left="2880" w:hanging="360"/>
      </w:pPr>
      <w:rPr>
        <w:rFonts w:ascii="Symbol" w:hAnsi="Symbol" w:hint="default"/>
      </w:rPr>
    </w:lvl>
    <w:lvl w:ilvl="4" w:tplc="951AA5BC">
      <w:start w:val="1"/>
      <w:numFmt w:val="bullet"/>
      <w:lvlText w:val="o"/>
      <w:lvlJc w:val="left"/>
      <w:pPr>
        <w:ind w:left="3600" w:hanging="360"/>
      </w:pPr>
      <w:rPr>
        <w:rFonts w:ascii="Courier New" w:hAnsi="Courier New" w:hint="default"/>
      </w:rPr>
    </w:lvl>
    <w:lvl w:ilvl="5" w:tplc="942010F8">
      <w:start w:val="1"/>
      <w:numFmt w:val="bullet"/>
      <w:lvlText w:val=""/>
      <w:lvlJc w:val="left"/>
      <w:pPr>
        <w:ind w:left="4320" w:hanging="360"/>
      </w:pPr>
      <w:rPr>
        <w:rFonts w:ascii="Wingdings" w:hAnsi="Wingdings" w:hint="default"/>
      </w:rPr>
    </w:lvl>
    <w:lvl w:ilvl="6" w:tplc="6D7EDAEA">
      <w:start w:val="1"/>
      <w:numFmt w:val="bullet"/>
      <w:lvlText w:val=""/>
      <w:lvlJc w:val="left"/>
      <w:pPr>
        <w:ind w:left="5040" w:hanging="360"/>
      </w:pPr>
      <w:rPr>
        <w:rFonts w:ascii="Symbol" w:hAnsi="Symbol" w:hint="default"/>
      </w:rPr>
    </w:lvl>
    <w:lvl w:ilvl="7" w:tplc="C66CC01A">
      <w:start w:val="1"/>
      <w:numFmt w:val="bullet"/>
      <w:lvlText w:val="o"/>
      <w:lvlJc w:val="left"/>
      <w:pPr>
        <w:ind w:left="5760" w:hanging="360"/>
      </w:pPr>
      <w:rPr>
        <w:rFonts w:ascii="Courier New" w:hAnsi="Courier New" w:hint="default"/>
      </w:rPr>
    </w:lvl>
    <w:lvl w:ilvl="8" w:tplc="25B60AF6">
      <w:start w:val="1"/>
      <w:numFmt w:val="bullet"/>
      <w:lvlText w:val=""/>
      <w:lvlJc w:val="left"/>
      <w:pPr>
        <w:ind w:left="6480" w:hanging="360"/>
      </w:pPr>
      <w:rPr>
        <w:rFonts w:ascii="Wingdings" w:hAnsi="Wingdings" w:hint="default"/>
      </w:rPr>
    </w:lvl>
  </w:abstractNum>
  <w:abstractNum w:abstractNumId="132" w15:restartNumberingAfterBreak="0">
    <w:nsid w:val="77042F8D"/>
    <w:multiLevelType w:val="hybridMultilevel"/>
    <w:tmpl w:val="63369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77B6651C"/>
    <w:multiLevelType w:val="hybridMultilevel"/>
    <w:tmpl w:val="0426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82E517D"/>
    <w:multiLevelType w:val="hybridMultilevel"/>
    <w:tmpl w:val="C99AC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78592FBF"/>
    <w:multiLevelType w:val="hybridMultilevel"/>
    <w:tmpl w:val="A2680B3E"/>
    <w:lvl w:ilvl="0" w:tplc="8DD475B6">
      <w:start w:val="1"/>
      <w:numFmt w:val="decimal"/>
      <w:lvlText w:val="%1."/>
      <w:lvlJc w:val="left"/>
      <w:pPr>
        <w:ind w:left="720" w:hanging="360"/>
      </w:pPr>
      <w:rPr>
        <w:b/>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6" w15:restartNumberingAfterBreak="0">
    <w:nsid w:val="78AC8EA0"/>
    <w:multiLevelType w:val="hybridMultilevel"/>
    <w:tmpl w:val="C898F6B6"/>
    <w:lvl w:ilvl="0" w:tplc="70304344">
      <w:start w:val="1"/>
      <w:numFmt w:val="bullet"/>
      <w:lvlText w:val=""/>
      <w:lvlJc w:val="left"/>
      <w:pPr>
        <w:ind w:left="720" w:hanging="360"/>
      </w:pPr>
      <w:rPr>
        <w:rFonts w:ascii="Symbol" w:hAnsi="Symbol" w:hint="default"/>
      </w:rPr>
    </w:lvl>
    <w:lvl w:ilvl="1" w:tplc="FB06B210">
      <w:start w:val="1"/>
      <w:numFmt w:val="bullet"/>
      <w:lvlText w:val="o"/>
      <w:lvlJc w:val="left"/>
      <w:pPr>
        <w:ind w:left="1440" w:hanging="360"/>
      </w:pPr>
      <w:rPr>
        <w:rFonts w:ascii="Courier New" w:hAnsi="Courier New" w:hint="default"/>
      </w:rPr>
    </w:lvl>
    <w:lvl w:ilvl="2" w:tplc="BB02C132">
      <w:start w:val="1"/>
      <w:numFmt w:val="bullet"/>
      <w:lvlText w:val=""/>
      <w:lvlJc w:val="left"/>
      <w:pPr>
        <w:ind w:left="2160" w:hanging="360"/>
      </w:pPr>
      <w:rPr>
        <w:rFonts w:ascii="Wingdings" w:hAnsi="Wingdings" w:hint="default"/>
      </w:rPr>
    </w:lvl>
    <w:lvl w:ilvl="3" w:tplc="3992DFB4">
      <w:start w:val="1"/>
      <w:numFmt w:val="bullet"/>
      <w:lvlText w:val=""/>
      <w:lvlJc w:val="left"/>
      <w:pPr>
        <w:ind w:left="2880" w:hanging="360"/>
      </w:pPr>
      <w:rPr>
        <w:rFonts w:ascii="Symbol" w:hAnsi="Symbol" w:hint="default"/>
      </w:rPr>
    </w:lvl>
    <w:lvl w:ilvl="4" w:tplc="783E7A8C">
      <w:start w:val="1"/>
      <w:numFmt w:val="bullet"/>
      <w:lvlText w:val="o"/>
      <w:lvlJc w:val="left"/>
      <w:pPr>
        <w:ind w:left="3600" w:hanging="360"/>
      </w:pPr>
      <w:rPr>
        <w:rFonts w:ascii="Courier New" w:hAnsi="Courier New" w:hint="default"/>
      </w:rPr>
    </w:lvl>
    <w:lvl w:ilvl="5" w:tplc="CDB06016">
      <w:start w:val="1"/>
      <w:numFmt w:val="bullet"/>
      <w:lvlText w:val=""/>
      <w:lvlJc w:val="left"/>
      <w:pPr>
        <w:ind w:left="4320" w:hanging="360"/>
      </w:pPr>
      <w:rPr>
        <w:rFonts w:ascii="Wingdings" w:hAnsi="Wingdings" w:hint="default"/>
      </w:rPr>
    </w:lvl>
    <w:lvl w:ilvl="6" w:tplc="B04CCD14">
      <w:start w:val="1"/>
      <w:numFmt w:val="bullet"/>
      <w:lvlText w:val=""/>
      <w:lvlJc w:val="left"/>
      <w:pPr>
        <w:ind w:left="5040" w:hanging="360"/>
      </w:pPr>
      <w:rPr>
        <w:rFonts w:ascii="Symbol" w:hAnsi="Symbol" w:hint="default"/>
      </w:rPr>
    </w:lvl>
    <w:lvl w:ilvl="7" w:tplc="FBC8ECBA">
      <w:start w:val="1"/>
      <w:numFmt w:val="bullet"/>
      <w:lvlText w:val="o"/>
      <w:lvlJc w:val="left"/>
      <w:pPr>
        <w:ind w:left="5760" w:hanging="360"/>
      </w:pPr>
      <w:rPr>
        <w:rFonts w:ascii="Courier New" w:hAnsi="Courier New" w:hint="default"/>
      </w:rPr>
    </w:lvl>
    <w:lvl w:ilvl="8" w:tplc="3BDA7770">
      <w:start w:val="1"/>
      <w:numFmt w:val="bullet"/>
      <w:lvlText w:val=""/>
      <w:lvlJc w:val="left"/>
      <w:pPr>
        <w:ind w:left="6480" w:hanging="360"/>
      </w:pPr>
      <w:rPr>
        <w:rFonts w:ascii="Wingdings" w:hAnsi="Wingdings" w:hint="default"/>
      </w:rPr>
    </w:lvl>
  </w:abstractNum>
  <w:abstractNum w:abstractNumId="137" w15:restartNumberingAfterBreak="0">
    <w:nsid w:val="78BD381E"/>
    <w:multiLevelType w:val="hybridMultilevel"/>
    <w:tmpl w:val="C8AE363A"/>
    <w:lvl w:ilvl="0" w:tplc="0410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8DC5A3F"/>
    <w:multiLevelType w:val="hybridMultilevel"/>
    <w:tmpl w:val="F9AE4E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916578C">
      <w:start w:val="7"/>
      <w:numFmt w:val="bullet"/>
      <w:lvlText w:val="-"/>
      <w:lvlJc w:val="left"/>
      <w:pPr>
        <w:ind w:left="2340" w:hanging="360"/>
      </w:pPr>
      <w:rPr>
        <w:rFonts w:ascii="Calibri" w:eastAsia="Arial Rounded MT Bold" w:hAnsi="Calibri" w:cs="Calibri"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791E4840"/>
    <w:multiLevelType w:val="hybridMultilevel"/>
    <w:tmpl w:val="14066DD4"/>
    <w:lvl w:ilvl="0" w:tplc="D6367EC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E0D95E"/>
    <w:multiLevelType w:val="hybridMultilevel"/>
    <w:tmpl w:val="69044648"/>
    <w:lvl w:ilvl="0" w:tplc="BB44986E">
      <w:start w:val="1"/>
      <w:numFmt w:val="bullet"/>
      <w:lvlText w:val=""/>
      <w:lvlJc w:val="left"/>
      <w:pPr>
        <w:ind w:left="720" w:hanging="360"/>
      </w:pPr>
      <w:rPr>
        <w:rFonts w:ascii="Symbol" w:hAnsi="Symbol" w:hint="default"/>
      </w:rPr>
    </w:lvl>
    <w:lvl w:ilvl="1" w:tplc="21EEFF8A">
      <w:start w:val="1"/>
      <w:numFmt w:val="bullet"/>
      <w:lvlText w:val="o"/>
      <w:lvlJc w:val="left"/>
      <w:pPr>
        <w:ind w:left="1440" w:hanging="360"/>
      </w:pPr>
      <w:rPr>
        <w:rFonts w:ascii="Courier New" w:hAnsi="Courier New" w:hint="default"/>
      </w:rPr>
    </w:lvl>
    <w:lvl w:ilvl="2" w:tplc="0DF24E28">
      <w:start w:val="1"/>
      <w:numFmt w:val="bullet"/>
      <w:lvlText w:val=""/>
      <w:lvlJc w:val="left"/>
      <w:pPr>
        <w:ind w:left="2160" w:hanging="360"/>
      </w:pPr>
      <w:rPr>
        <w:rFonts w:ascii="Wingdings" w:hAnsi="Wingdings" w:hint="default"/>
      </w:rPr>
    </w:lvl>
    <w:lvl w:ilvl="3" w:tplc="D0D8A51C">
      <w:start w:val="1"/>
      <w:numFmt w:val="bullet"/>
      <w:lvlText w:val=""/>
      <w:lvlJc w:val="left"/>
      <w:pPr>
        <w:ind w:left="2880" w:hanging="360"/>
      </w:pPr>
      <w:rPr>
        <w:rFonts w:ascii="Symbol" w:hAnsi="Symbol" w:hint="default"/>
      </w:rPr>
    </w:lvl>
    <w:lvl w:ilvl="4" w:tplc="D232785E">
      <w:start w:val="1"/>
      <w:numFmt w:val="bullet"/>
      <w:lvlText w:val="o"/>
      <w:lvlJc w:val="left"/>
      <w:pPr>
        <w:ind w:left="3600" w:hanging="360"/>
      </w:pPr>
      <w:rPr>
        <w:rFonts w:ascii="Courier New" w:hAnsi="Courier New" w:hint="default"/>
      </w:rPr>
    </w:lvl>
    <w:lvl w:ilvl="5" w:tplc="33B28FBA">
      <w:start w:val="1"/>
      <w:numFmt w:val="bullet"/>
      <w:lvlText w:val=""/>
      <w:lvlJc w:val="left"/>
      <w:pPr>
        <w:ind w:left="4320" w:hanging="360"/>
      </w:pPr>
      <w:rPr>
        <w:rFonts w:ascii="Wingdings" w:hAnsi="Wingdings" w:hint="default"/>
      </w:rPr>
    </w:lvl>
    <w:lvl w:ilvl="6" w:tplc="546C4CE0">
      <w:start w:val="1"/>
      <w:numFmt w:val="bullet"/>
      <w:lvlText w:val=""/>
      <w:lvlJc w:val="left"/>
      <w:pPr>
        <w:ind w:left="5040" w:hanging="360"/>
      </w:pPr>
      <w:rPr>
        <w:rFonts w:ascii="Symbol" w:hAnsi="Symbol" w:hint="default"/>
      </w:rPr>
    </w:lvl>
    <w:lvl w:ilvl="7" w:tplc="9CDC3372">
      <w:start w:val="1"/>
      <w:numFmt w:val="bullet"/>
      <w:lvlText w:val="o"/>
      <w:lvlJc w:val="left"/>
      <w:pPr>
        <w:ind w:left="5760" w:hanging="360"/>
      </w:pPr>
      <w:rPr>
        <w:rFonts w:ascii="Courier New" w:hAnsi="Courier New" w:hint="default"/>
      </w:rPr>
    </w:lvl>
    <w:lvl w:ilvl="8" w:tplc="FBFC96EE">
      <w:start w:val="1"/>
      <w:numFmt w:val="bullet"/>
      <w:lvlText w:val=""/>
      <w:lvlJc w:val="left"/>
      <w:pPr>
        <w:ind w:left="6480" w:hanging="360"/>
      </w:pPr>
      <w:rPr>
        <w:rFonts w:ascii="Wingdings" w:hAnsi="Wingdings" w:hint="default"/>
      </w:rPr>
    </w:lvl>
  </w:abstractNum>
  <w:abstractNum w:abstractNumId="141" w15:restartNumberingAfterBreak="0">
    <w:nsid w:val="7B471954"/>
    <w:multiLevelType w:val="hybridMultilevel"/>
    <w:tmpl w:val="E8F6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7C786AC3"/>
    <w:multiLevelType w:val="hybridMultilevel"/>
    <w:tmpl w:val="FE1E8F78"/>
    <w:lvl w:ilvl="0" w:tplc="B210B6E0">
      <w:start w:val="1"/>
      <w:numFmt w:val="bullet"/>
      <w:lvlText w:val="-"/>
      <w:lvlJc w:val="left"/>
      <w:pPr>
        <w:ind w:left="720" w:hanging="360"/>
      </w:pPr>
      <w:rPr>
        <w:rFonts w:ascii="Calibri" w:eastAsia="Arial Rounded MT Bold"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3" w15:restartNumberingAfterBreak="0">
    <w:nsid w:val="7CE48738"/>
    <w:multiLevelType w:val="hybridMultilevel"/>
    <w:tmpl w:val="F7087F72"/>
    <w:lvl w:ilvl="0" w:tplc="C53408FE">
      <w:start w:val="1"/>
      <w:numFmt w:val="bullet"/>
      <w:lvlText w:val=""/>
      <w:lvlJc w:val="left"/>
      <w:pPr>
        <w:ind w:left="720" w:hanging="360"/>
      </w:pPr>
      <w:rPr>
        <w:rFonts w:ascii="Symbol" w:hAnsi="Symbol" w:hint="default"/>
      </w:rPr>
    </w:lvl>
    <w:lvl w:ilvl="1" w:tplc="57F023C0">
      <w:start w:val="1"/>
      <w:numFmt w:val="bullet"/>
      <w:lvlText w:val="o"/>
      <w:lvlJc w:val="left"/>
      <w:pPr>
        <w:ind w:left="1440" w:hanging="360"/>
      </w:pPr>
      <w:rPr>
        <w:rFonts w:ascii="Courier New" w:hAnsi="Courier New" w:hint="default"/>
      </w:rPr>
    </w:lvl>
    <w:lvl w:ilvl="2" w:tplc="C6D0C774">
      <w:start w:val="1"/>
      <w:numFmt w:val="bullet"/>
      <w:lvlText w:val=""/>
      <w:lvlJc w:val="left"/>
      <w:pPr>
        <w:ind w:left="2160" w:hanging="360"/>
      </w:pPr>
      <w:rPr>
        <w:rFonts w:ascii="Wingdings" w:hAnsi="Wingdings" w:hint="default"/>
      </w:rPr>
    </w:lvl>
    <w:lvl w:ilvl="3" w:tplc="697E9F30">
      <w:start w:val="1"/>
      <w:numFmt w:val="bullet"/>
      <w:lvlText w:val=""/>
      <w:lvlJc w:val="left"/>
      <w:pPr>
        <w:ind w:left="2880" w:hanging="360"/>
      </w:pPr>
      <w:rPr>
        <w:rFonts w:ascii="Symbol" w:hAnsi="Symbol" w:hint="default"/>
      </w:rPr>
    </w:lvl>
    <w:lvl w:ilvl="4" w:tplc="95C2D50A">
      <w:start w:val="1"/>
      <w:numFmt w:val="bullet"/>
      <w:lvlText w:val="o"/>
      <w:lvlJc w:val="left"/>
      <w:pPr>
        <w:ind w:left="3600" w:hanging="360"/>
      </w:pPr>
      <w:rPr>
        <w:rFonts w:ascii="Courier New" w:hAnsi="Courier New" w:hint="default"/>
      </w:rPr>
    </w:lvl>
    <w:lvl w:ilvl="5" w:tplc="5AAE3FE0">
      <w:start w:val="1"/>
      <w:numFmt w:val="bullet"/>
      <w:lvlText w:val=""/>
      <w:lvlJc w:val="left"/>
      <w:pPr>
        <w:ind w:left="4320" w:hanging="360"/>
      </w:pPr>
      <w:rPr>
        <w:rFonts w:ascii="Wingdings" w:hAnsi="Wingdings" w:hint="default"/>
      </w:rPr>
    </w:lvl>
    <w:lvl w:ilvl="6" w:tplc="FE08FD82">
      <w:start w:val="1"/>
      <w:numFmt w:val="bullet"/>
      <w:lvlText w:val=""/>
      <w:lvlJc w:val="left"/>
      <w:pPr>
        <w:ind w:left="5040" w:hanging="360"/>
      </w:pPr>
      <w:rPr>
        <w:rFonts w:ascii="Symbol" w:hAnsi="Symbol" w:hint="default"/>
      </w:rPr>
    </w:lvl>
    <w:lvl w:ilvl="7" w:tplc="ECF29BEA">
      <w:start w:val="1"/>
      <w:numFmt w:val="bullet"/>
      <w:lvlText w:val="o"/>
      <w:lvlJc w:val="left"/>
      <w:pPr>
        <w:ind w:left="5760" w:hanging="360"/>
      </w:pPr>
      <w:rPr>
        <w:rFonts w:ascii="Courier New" w:hAnsi="Courier New" w:hint="default"/>
      </w:rPr>
    </w:lvl>
    <w:lvl w:ilvl="8" w:tplc="03124CBE">
      <w:start w:val="1"/>
      <w:numFmt w:val="bullet"/>
      <w:lvlText w:val=""/>
      <w:lvlJc w:val="left"/>
      <w:pPr>
        <w:ind w:left="6480" w:hanging="360"/>
      </w:pPr>
      <w:rPr>
        <w:rFonts w:ascii="Wingdings" w:hAnsi="Wingdings" w:hint="default"/>
      </w:rPr>
    </w:lvl>
  </w:abstractNum>
  <w:abstractNum w:abstractNumId="144" w15:restartNumberingAfterBreak="0">
    <w:nsid w:val="7D1A501B"/>
    <w:multiLevelType w:val="hybridMultilevel"/>
    <w:tmpl w:val="FFFFFFFF"/>
    <w:lvl w:ilvl="0" w:tplc="0694CE4E">
      <w:start w:val="1"/>
      <w:numFmt w:val="bullet"/>
      <w:lvlText w:val="-"/>
      <w:lvlJc w:val="left"/>
      <w:pPr>
        <w:ind w:left="720" w:hanging="360"/>
      </w:pPr>
      <w:rPr>
        <w:rFonts w:ascii="&quot;AdvGulliv-R&quot;,serif" w:hAnsi="&quot;AdvGulliv-R&quot;,serif" w:hint="default"/>
      </w:rPr>
    </w:lvl>
    <w:lvl w:ilvl="1" w:tplc="3662AF6A">
      <w:start w:val="1"/>
      <w:numFmt w:val="bullet"/>
      <w:lvlText w:val="o"/>
      <w:lvlJc w:val="left"/>
      <w:pPr>
        <w:ind w:left="1440" w:hanging="360"/>
      </w:pPr>
      <w:rPr>
        <w:rFonts w:ascii="Courier New" w:hAnsi="Courier New" w:hint="default"/>
      </w:rPr>
    </w:lvl>
    <w:lvl w:ilvl="2" w:tplc="0E123E3E">
      <w:start w:val="1"/>
      <w:numFmt w:val="bullet"/>
      <w:lvlText w:val=""/>
      <w:lvlJc w:val="left"/>
      <w:pPr>
        <w:ind w:left="2160" w:hanging="360"/>
      </w:pPr>
      <w:rPr>
        <w:rFonts w:ascii="Wingdings" w:hAnsi="Wingdings" w:hint="default"/>
      </w:rPr>
    </w:lvl>
    <w:lvl w:ilvl="3" w:tplc="5082FAB2">
      <w:start w:val="1"/>
      <w:numFmt w:val="bullet"/>
      <w:lvlText w:val=""/>
      <w:lvlJc w:val="left"/>
      <w:pPr>
        <w:ind w:left="2880" w:hanging="360"/>
      </w:pPr>
      <w:rPr>
        <w:rFonts w:ascii="Symbol" w:hAnsi="Symbol" w:hint="default"/>
      </w:rPr>
    </w:lvl>
    <w:lvl w:ilvl="4" w:tplc="41826844">
      <w:start w:val="1"/>
      <w:numFmt w:val="bullet"/>
      <w:lvlText w:val="o"/>
      <w:lvlJc w:val="left"/>
      <w:pPr>
        <w:ind w:left="3600" w:hanging="360"/>
      </w:pPr>
      <w:rPr>
        <w:rFonts w:ascii="Courier New" w:hAnsi="Courier New" w:hint="default"/>
      </w:rPr>
    </w:lvl>
    <w:lvl w:ilvl="5" w:tplc="8CB440E4">
      <w:start w:val="1"/>
      <w:numFmt w:val="bullet"/>
      <w:lvlText w:val=""/>
      <w:lvlJc w:val="left"/>
      <w:pPr>
        <w:ind w:left="4320" w:hanging="360"/>
      </w:pPr>
      <w:rPr>
        <w:rFonts w:ascii="Wingdings" w:hAnsi="Wingdings" w:hint="default"/>
      </w:rPr>
    </w:lvl>
    <w:lvl w:ilvl="6" w:tplc="DE3657EE">
      <w:start w:val="1"/>
      <w:numFmt w:val="bullet"/>
      <w:lvlText w:val=""/>
      <w:lvlJc w:val="left"/>
      <w:pPr>
        <w:ind w:left="5040" w:hanging="360"/>
      </w:pPr>
      <w:rPr>
        <w:rFonts w:ascii="Symbol" w:hAnsi="Symbol" w:hint="default"/>
      </w:rPr>
    </w:lvl>
    <w:lvl w:ilvl="7" w:tplc="A3EE8022">
      <w:start w:val="1"/>
      <w:numFmt w:val="bullet"/>
      <w:lvlText w:val="o"/>
      <w:lvlJc w:val="left"/>
      <w:pPr>
        <w:ind w:left="5760" w:hanging="360"/>
      </w:pPr>
      <w:rPr>
        <w:rFonts w:ascii="Courier New" w:hAnsi="Courier New" w:hint="default"/>
      </w:rPr>
    </w:lvl>
    <w:lvl w:ilvl="8" w:tplc="F814B53E">
      <w:start w:val="1"/>
      <w:numFmt w:val="bullet"/>
      <w:lvlText w:val=""/>
      <w:lvlJc w:val="left"/>
      <w:pPr>
        <w:ind w:left="6480" w:hanging="360"/>
      </w:pPr>
      <w:rPr>
        <w:rFonts w:ascii="Wingdings" w:hAnsi="Wingdings" w:hint="default"/>
      </w:rPr>
    </w:lvl>
  </w:abstractNum>
  <w:abstractNum w:abstractNumId="145" w15:restartNumberingAfterBreak="0">
    <w:nsid w:val="7DAD2BC8"/>
    <w:multiLevelType w:val="hybridMultilevel"/>
    <w:tmpl w:val="A066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DF27637"/>
    <w:multiLevelType w:val="hybridMultilevel"/>
    <w:tmpl w:val="E9AADECA"/>
    <w:lvl w:ilvl="0" w:tplc="AAAE4AF2">
      <w:start w:val="1"/>
      <w:numFmt w:val="bullet"/>
      <w:lvlText w:val=""/>
      <w:lvlJc w:val="left"/>
      <w:pPr>
        <w:ind w:left="720" w:hanging="360"/>
      </w:pPr>
      <w:rPr>
        <w:rFonts w:ascii="Symbol" w:hAnsi="Symbol" w:hint="default"/>
        <w:color w:val="0070C0"/>
      </w:rPr>
    </w:lvl>
    <w:lvl w:ilvl="1" w:tplc="BA362D5A">
      <w:start w:val="1"/>
      <w:numFmt w:val="bullet"/>
      <w:lvlText w:val="o"/>
      <w:lvlJc w:val="left"/>
      <w:pPr>
        <w:ind w:left="1440" w:hanging="360"/>
      </w:pPr>
      <w:rPr>
        <w:rFonts w:ascii="Courier New" w:hAnsi="Courier New" w:cs="Courier New" w:hint="default"/>
      </w:rPr>
    </w:lvl>
    <w:lvl w:ilvl="2" w:tplc="520E7E36">
      <w:start w:val="1"/>
      <w:numFmt w:val="bullet"/>
      <w:lvlText w:val=""/>
      <w:lvlJc w:val="left"/>
      <w:pPr>
        <w:ind w:left="2160" w:hanging="360"/>
      </w:pPr>
      <w:rPr>
        <w:rFonts w:ascii="Wingdings" w:hAnsi="Wingdings" w:hint="default"/>
      </w:rPr>
    </w:lvl>
    <w:lvl w:ilvl="3" w:tplc="40EE6D4C">
      <w:start w:val="1"/>
      <w:numFmt w:val="bullet"/>
      <w:lvlText w:val=""/>
      <w:lvlJc w:val="left"/>
      <w:pPr>
        <w:ind w:left="2880" w:hanging="360"/>
      </w:pPr>
      <w:rPr>
        <w:rFonts w:ascii="Symbol" w:hAnsi="Symbol" w:hint="default"/>
      </w:rPr>
    </w:lvl>
    <w:lvl w:ilvl="4" w:tplc="A028C1EE">
      <w:start w:val="1"/>
      <w:numFmt w:val="bullet"/>
      <w:lvlText w:val="o"/>
      <w:lvlJc w:val="left"/>
      <w:pPr>
        <w:ind w:left="3600" w:hanging="360"/>
      </w:pPr>
      <w:rPr>
        <w:rFonts w:ascii="Courier New" w:hAnsi="Courier New" w:cs="Courier New" w:hint="default"/>
      </w:rPr>
    </w:lvl>
    <w:lvl w:ilvl="5" w:tplc="621E6FB4">
      <w:start w:val="1"/>
      <w:numFmt w:val="bullet"/>
      <w:lvlText w:val=""/>
      <w:lvlJc w:val="left"/>
      <w:pPr>
        <w:ind w:left="4320" w:hanging="360"/>
      </w:pPr>
      <w:rPr>
        <w:rFonts w:ascii="Wingdings" w:hAnsi="Wingdings" w:hint="default"/>
      </w:rPr>
    </w:lvl>
    <w:lvl w:ilvl="6" w:tplc="CCA0B9D4">
      <w:start w:val="1"/>
      <w:numFmt w:val="bullet"/>
      <w:lvlText w:val=""/>
      <w:lvlJc w:val="left"/>
      <w:pPr>
        <w:ind w:left="5040" w:hanging="360"/>
      </w:pPr>
      <w:rPr>
        <w:rFonts w:ascii="Symbol" w:hAnsi="Symbol" w:hint="default"/>
      </w:rPr>
    </w:lvl>
    <w:lvl w:ilvl="7" w:tplc="940E433E">
      <w:start w:val="1"/>
      <w:numFmt w:val="bullet"/>
      <w:lvlText w:val="o"/>
      <w:lvlJc w:val="left"/>
      <w:pPr>
        <w:ind w:left="5760" w:hanging="360"/>
      </w:pPr>
      <w:rPr>
        <w:rFonts w:ascii="Courier New" w:hAnsi="Courier New" w:cs="Courier New" w:hint="default"/>
      </w:rPr>
    </w:lvl>
    <w:lvl w:ilvl="8" w:tplc="FC0A9D84">
      <w:start w:val="1"/>
      <w:numFmt w:val="bullet"/>
      <w:lvlText w:val=""/>
      <w:lvlJc w:val="left"/>
      <w:pPr>
        <w:ind w:left="6480" w:hanging="360"/>
      </w:pPr>
      <w:rPr>
        <w:rFonts w:ascii="Wingdings" w:hAnsi="Wingdings" w:hint="default"/>
      </w:rPr>
    </w:lvl>
  </w:abstractNum>
  <w:num w:numId="1" w16cid:durableId="804540618">
    <w:abstractNumId w:val="64"/>
  </w:num>
  <w:num w:numId="2" w16cid:durableId="740181513">
    <w:abstractNumId w:val="118"/>
  </w:num>
  <w:num w:numId="3" w16cid:durableId="645207171">
    <w:abstractNumId w:val="104"/>
  </w:num>
  <w:num w:numId="4" w16cid:durableId="97681392">
    <w:abstractNumId w:val="121"/>
  </w:num>
  <w:num w:numId="5" w16cid:durableId="682056530">
    <w:abstractNumId w:val="75"/>
  </w:num>
  <w:num w:numId="6" w16cid:durableId="509026341">
    <w:abstractNumId w:val="119"/>
  </w:num>
  <w:num w:numId="7" w16cid:durableId="407381366">
    <w:abstractNumId w:val="143"/>
  </w:num>
  <w:num w:numId="8" w16cid:durableId="1784766815">
    <w:abstractNumId w:val="51"/>
  </w:num>
  <w:num w:numId="9" w16cid:durableId="1659384381">
    <w:abstractNumId w:val="146"/>
  </w:num>
  <w:num w:numId="10" w16cid:durableId="2111050083">
    <w:abstractNumId w:val="114"/>
  </w:num>
  <w:num w:numId="11" w16cid:durableId="941718649">
    <w:abstractNumId w:val="94"/>
  </w:num>
  <w:num w:numId="12" w16cid:durableId="1887595336">
    <w:abstractNumId w:val="110"/>
  </w:num>
  <w:num w:numId="13" w16cid:durableId="1905987850">
    <w:abstractNumId w:val="74"/>
  </w:num>
  <w:num w:numId="14" w16cid:durableId="1521430877">
    <w:abstractNumId w:val="60"/>
  </w:num>
  <w:num w:numId="15" w16cid:durableId="2084208110">
    <w:abstractNumId w:val="67"/>
  </w:num>
  <w:num w:numId="16" w16cid:durableId="1931814577">
    <w:abstractNumId w:val="27"/>
  </w:num>
  <w:num w:numId="17" w16cid:durableId="558520774">
    <w:abstractNumId w:val="78"/>
  </w:num>
  <w:num w:numId="18" w16cid:durableId="1474105320">
    <w:abstractNumId w:val="111"/>
  </w:num>
  <w:num w:numId="19" w16cid:durableId="1493567102">
    <w:abstractNumId w:val="102"/>
  </w:num>
  <w:num w:numId="20" w16cid:durableId="918976828">
    <w:abstractNumId w:val="7"/>
  </w:num>
  <w:num w:numId="21" w16cid:durableId="960694859">
    <w:abstractNumId w:val="6"/>
  </w:num>
  <w:num w:numId="22" w16cid:durableId="384378864">
    <w:abstractNumId w:val="101"/>
  </w:num>
  <w:num w:numId="23" w16cid:durableId="447703360">
    <w:abstractNumId w:val="139"/>
  </w:num>
  <w:num w:numId="24" w16cid:durableId="2002079394">
    <w:abstractNumId w:val="127"/>
  </w:num>
  <w:num w:numId="25" w16cid:durableId="1764380054">
    <w:abstractNumId w:val="79"/>
  </w:num>
  <w:num w:numId="26" w16cid:durableId="1378553965">
    <w:abstractNumId w:val="66"/>
  </w:num>
  <w:num w:numId="27" w16cid:durableId="863858415">
    <w:abstractNumId w:val="8"/>
  </w:num>
  <w:num w:numId="28" w16cid:durableId="227765769">
    <w:abstractNumId w:val="24"/>
  </w:num>
  <w:num w:numId="29" w16cid:durableId="241719690">
    <w:abstractNumId w:val="52"/>
  </w:num>
  <w:num w:numId="30" w16cid:durableId="1682269598">
    <w:abstractNumId w:val="57"/>
  </w:num>
  <w:num w:numId="31" w16cid:durableId="936139757">
    <w:abstractNumId w:val="9"/>
  </w:num>
  <w:num w:numId="32" w16cid:durableId="1587153151">
    <w:abstractNumId w:val="129"/>
  </w:num>
  <w:num w:numId="33" w16cid:durableId="1311133307">
    <w:abstractNumId w:val="26"/>
  </w:num>
  <w:num w:numId="34" w16cid:durableId="432945194">
    <w:abstractNumId w:val="69"/>
  </w:num>
  <w:num w:numId="35" w16cid:durableId="876546439">
    <w:abstractNumId w:val="32"/>
  </w:num>
  <w:num w:numId="36" w16cid:durableId="164056232">
    <w:abstractNumId w:val="85"/>
  </w:num>
  <w:num w:numId="37" w16cid:durableId="1398238">
    <w:abstractNumId w:val="41"/>
  </w:num>
  <w:num w:numId="38" w16cid:durableId="150676705">
    <w:abstractNumId w:val="49"/>
  </w:num>
  <w:num w:numId="39" w16cid:durableId="595478567">
    <w:abstractNumId w:val="36"/>
  </w:num>
  <w:num w:numId="40" w16cid:durableId="100152637">
    <w:abstractNumId w:val="55"/>
  </w:num>
  <w:num w:numId="41" w16cid:durableId="113838355">
    <w:abstractNumId w:val="115"/>
  </w:num>
  <w:num w:numId="42" w16cid:durableId="2103722128">
    <w:abstractNumId w:val="112"/>
  </w:num>
  <w:num w:numId="43" w16cid:durableId="35594472">
    <w:abstractNumId w:val="50"/>
  </w:num>
  <w:num w:numId="44" w16cid:durableId="1589077110">
    <w:abstractNumId w:val="89"/>
  </w:num>
  <w:num w:numId="45" w16cid:durableId="1301618587">
    <w:abstractNumId w:val="76"/>
  </w:num>
  <w:num w:numId="46" w16cid:durableId="344674531">
    <w:abstractNumId w:val="144"/>
  </w:num>
  <w:num w:numId="47" w16cid:durableId="1554148332">
    <w:abstractNumId w:val="37"/>
  </w:num>
  <w:num w:numId="48" w16cid:durableId="1887719285">
    <w:abstractNumId w:val="47"/>
  </w:num>
  <w:num w:numId="49" w16cid:durableId="1104036772">
    <w:abstractNumId w:val="4"/>
  </w:num>
  <w:num w:numId="50" w16cid:durableId="772286471">
    <w:abstractNumId w:val="31"/>
  </w:num>
  <w:num w:numId="51" w16cid:durableId="936983694">
    <w:abstractNumId w:val="88"/>
  </w:num>
  <w:num w:numId="52" w16cid:durableId="605770626">
    <w:abstractNumId w:val="21"/>
  </w:num>
  <w:num w:numId="53" w16cid:durableId="1573615626">
    <w:abstractNumId w:val="117"/>
  </w:num>
  <w:num w:numId="54" w16cid:durableId="1272736427">
    <w:abstractNumId w:val="40"/>
  </w:num>
  <w:num w:numId="55" w16cid:durableId="1088772844">
    <w:abstractNumId w:val="63"/>
  </w:num>
  <w:num w:numId="56" w16cid:durableId="1775051778">
    <w:abstractNumId w:val="140"/>
  </w:num>
  <w:num w:numId="57" w16cid:durableId="319116611">
    <w:abstractNumId w:val="71"/>
  </w:num>
  <w:num w:numId="58" w16cid:durableId="171185371">
    <w:abstractNumId w:val="72"/>
  </w:num>
  <w:num w:numId="59" w16cid:durableId="943925416">
    <w:abstractNumId w:val="80"/>
  </w:num>
  <w:num w:numId="60" w16cid:durableId="2029792317">
    <w:abstractNumId w:val="59"/>
  </w:num>
  <w:num w:numId="61" w16cid:durableId="645399478">
    <w:abstractNumId w:val="20"/>
  </w:num>
  <w:num w:numId="62" w16cid:durableId="42605115">
    <w:abstractNumId w:val="14"/>
  </w:num>
  <w:num w:numId="63" w16cid:durableId="1970546806">
    <w:abstractNumId w:val="136"/>
  </w:num>
  <w:num w:numId="64" w16cid:durableId="1906718210">
    <w:abstractNumId w:val="23"/>
  </w:num>
  <w:num w:numId="65" w16cid:durableId="611088207">
    <w:abstractNumId w:val="131"/>
  </w:num>
  <w:num w:numId="66" w16cid:durableId="1428883525">
    <w:abstractNumId w:val="124"/>
  </w:num>
  <w:num w:numId="67" w16cid:durableId="1700426040">
    <w:abstractNumId w:val="48"/>
  </w:num>
  <w:num w:numId="68" w16cid:durableId="745152643">
    <w:abstractNumId w:val="120"/>
  </w:num>
  <w:num w:numId="69" w16cid:durableId="1466973165">
    <w:abstractNumId w:val="68"/>
  </w:num>
  <w:num w:numId="70" w16cid:durableId="831258832">
    <w:abstractNumId w:val="87"/>
  </w:num>
  <w:num w:numId="71" w16cid:durableId="1617715760">
    <w:abstractNumId w:val="42"/>
  </w:num>
  <w:num w:numId="72" w16cid:durableId="583414592">
    <w:abstractNumId w:val="103"/>
  </w:num>
  <w:num w:numId="73" w16cid:durableId="974868847">
    <w:abstractNumId w:val="130"/>
  </w:num>
  <w:num w:numId="74" w16cid:durableId="1457217370">
    <w:abstractNumId w:val="5"/>
  </w:num>
  <w:num w:numId="75" w16cid:durableId="1273829381">
    <w:abstractNumId w:val="98"/>
  </w:num>
  <w:num w:numId="76" w16cid:durableId="509492375">
    <w:abstractNumId w:val="109"/>
  </w:num>
  <w:num w:numId="77" w16cid:durableId="599484084">
    <w:abstractNumId w:val="70"/>
  </w:num>
  <w:num w:numId="78" w16cid:durableId="632367603">
    <w:abstractNumId w:val="61"/>
  </w:num>
  <w:num w:numId="79" w16cid:durableId="156917951">
    <w:abstractNumId w:val="128"/>
  </w:num>
  <w:num w:numId="80" w16cid:durableId="763840217">
    <w:abstractNumId w:val="77"/>
  </w:num>
  <w:num w:numId="81" w16cid:durableId="853032271">
    <w:abstractNumId w:val="44"/>
  </w:num>
  <w:num w:numId="82" w16cid:durableId="229116465">
    <w:abstractNumId w:val="16"/>
  </w:num>
  <w:num w:numId="83" w16cid:durableId="725181643">
    <w:abstractNumId w:val="116"/>
  </w:num>
  <w:num w:numId="84" w16cid:durableId="194003645">
    <w:abstractNumId w:val="35"/>
  </w:num>
  <w:num w:numId="85" w16cid:durableId="1884974651">
    <w:abstractNumId w:val="107"/>
  </w:num>
  <w:num w:numId="86" w16cid:durableId="2125732930">
    <w:abstractNumId w:val="137"/>
  </w:num>
  <w:num w:numId="87" w16cid:durableId="1007901157">
    <w:abstractNumId w:val="92"/>
  </w:num>
  <w:num w:numId="88" w16cid:durableId="459878465">
    <w:abstractNumId w:val="25"/>
  </w:num>
  <w:num w:numId="89" w16cid:durableId="1533684323">
    <w:abstractNumId w:val="95"/>
  </w:num>
  <w:num w:numId="90" w16cid:durableId="1519197839">
    <w:abstractNumId w:val="19"/>
  </w:num>
  <w:num w:numId="91" w16cid:durableId="288709790">
    <w:abstractNumId w:val="15"/>
  </w:num>
  <w:num w:numId="92" w16cid:durableId="1834299752">
    <w:abstractNumId w:val="142"/>
  </w:num>
  <w:num w:numId="93" w16cid:durableId="297076496">
    <w:abstractNumId w:val="54"/>
  </w:num>
  <w:num w:numId="94" w16cid:durableId="741101669">
    <w:abstractNumId w:val="29"/>
  </w:num>
  <w:num w:numId="95" w16cid:durableId="1725565015">
    <w:abstractNumId w:val="91"/>
  </w:num>
  <w:num w:numId="96" w16cid:durableId="1192838190">
    <w:abstractNumId w:val="138"/>
  </w:num>
  <w:num w:numId="97" w16cid:durableId="1498499986">
    <w:abstractNumId w:val="90"/>
  </w:num>
  <w:num w:numId="98" w16cid:durableId="1470828806">
    <w:abstractNumId w:val="22"/>
  </w:num>
  <w:num w:numId="99" w16cid:durableId="462117274">
    <w:abstractNumId w:val="122"/>
  </w:num>
  <w:num w:numId="100" w16cid:durableId="2029983460">
    <w:abstractNumId w:val="83"/>
  </w:num>
  <w:num w:numId="101" w16cid:durableId="1454399802">
    <w:abstractNumId w:val="108"/>
  </w:num>
  <w:num w:numId="102" w16cid:durableId="883444434">
    <w:abstractNumId w:val="62"/>
  </w:num>
  <w:num w:numId="103" w16cid:durableId="311567711">
    <w:abstractNumId w:val="105"/>
  </w:num>
  <w:num w:numId="104" w16cid:durableId="1914000600">
    <w:abstractNumId w:val="38"/>
  </w:num>
  <w:num w:numId="105" w16cid:durableId="834610176">
    <w:abstractNumId w:val="84"/>
  </w:num>
  <w:num w:numId="106" w16cid:durableId="1285118850">
    <w:abstractNumId w:val="135"/>
  </w:num>
  <w:num w:numId="107" w16cid:durableId="841433857">
    <w:abstractNumId w:val="33"/>
  </w:num>
  <w:num w:numId="108" w16cid:durableId="916401721">
    <w:abstractNumId w:val="13"/>
  </w:num>
  <w:num w:numId="109" w16cid:durableId="1893692270">
    <w:abstractNumId w:val="86"/>
  </w:num>
  <w:num w:numId="110" w16cid:durableId="296691975">
    <w:abstractNumId w:val="58"/>
  </w:num>
  <w:num w:numId="111" w16cid:durableId="183204818">
    <w:abstractNumId w:val="126"/>
  </w:num>
  <w:num w:numId="112" w16cid:durableId="1885021844">
    <w:abstractNumId w:val="113"/>
  </w:num>
  <w:num w:numId="113" w16cid:durableId="2025159809">
    <w:abstractNumId w:val="3"/>
  </w:num>
  <w:num w:numId="114" w16cid:durableId="1297947616">
    <w:abstractNumId w:val="96"/>
  </w:num>
  <w:num w:numId="115" w16cid:durableId="182061702">
    <w:abstractNumId w:val="12"/>
  </w:num>
  <w:num w:numId="116" w16cid:durableId="1686596018">
    <w:abstractNumId w:val="65"/>
  </w:num>
  <w:num w:numId="117" w16cid:durableId="568926697">
    <w:abstractNumId w:val="99"/>
  </w:num>
  <w:num w:numId="118" w16cid:durableId="353650948">
    <w:abstractNumId w:val="28"/>
  </w:num>
  <w:num w:numId="119" w16cid:durableId="1803032226">
    <w:abstractNumId w:val="81"/>
  </w:num>
  <w:num w:numId="120" w16cid:durableId="69734811">
    <w:abstractNumId w:val="106"/>
  </w:num>
  <w:num w:numId="121" w16cid:durableId="1048260056">
    <w:abstractNumId w:val="123"/>
  </w:num>
  <w:num w:numId="122" w16cid:durableId="87317695">
    <w:abstractNumId w:val="45"/>
  </w:num>
  <w:num w:numId="123" w16cid:durableId="1206452871">
    <w:abstractNumId w:val="125"/>
  </w:num>
  <w:num w:numId="124" w16cid:durableId="252591404">
    <w:abstractNumId w:val="46"/>
  </w:num>
  <w:num w:numId="125" w16cid:durableId="771978550">
    <w:abstractNumId w:val="18"/>
  </w:num>
  <w:num w:numId="126" w16cid:durableId="1036392665">
    <w:abstractNumId w:val="39"/>
  </w:num>
  <w:num w:numId="127" w16cid:durableId="342898604">
    <w:abstractNumId w:val="82"/>
  </w:num>
  <w:num w:numId="128" w16cid:durableId="2010519973">
    <w:abstractNumId w:val="0"/>
  </w:num>
  <w:num w:numId="129" w16cid:durableId="1947955568">
    <w:abstractNumId w:val="11"/>
  </w:num>
  <w:num w:numId="130" w16cid:durableId="886376194">
    <w:abstractNumId w:val="73"/>
  </w:num>
  <w:num w:numId="131" w16cid:durableId="278220325">
    <w:abstractNumId w:val="145"/>
  </w:num>
  <w:num w:numId="132" w16cid:durableId="404686089">
    <w:abstractNumId w:val="30"/>
  </w:num>
  <w:num w:numId="133" w16cid:durableId="1774667844">
    <w:abstractNumId w:val="17"/>
  </w:num>
  <w:num w:numId="134" w16cid:durableId="500854543">
    <w:abstractNumId w:val="141"/>
  </w:num>
  <w:num w:numId="135" w16cid:durableId="1731878362">
    <w:abstractNumId w:val="53"/>
  </w:num>
  <w:num w:numId="136" w16cid:durableId="1051884816">
    <w:abstractNumId w:val="134"/>
  </w:num>
  <w:num w:numId="137" w16cid:durableId="556865905">
    <w:abstractNumId w:val="100"/>
  </w:num>
  <w:num w:numId="138" w16cid:durableId="1241872070">
    <w:abstractNumId w:val="97"/>
  </w:num>
  <w:num w:numId="139" w16cid:durableId="1970086907">
    <w:abstractNumId w:val="43"/>
  </w:num>
  <w:num w:numId="140" w16cid:durableId="410548766">
    <w:abstractNumId w:val="56"/>
  </w:num>
  <w:num w:numId="141" w16cid:durableId="1232037596">
    <w:abstractNumId w:val="2"/>
  </w:num>
  <w:num w:numId="142" w16cid:durableId="729769283">
    <w:abstractNumId w:val="133"/>
  </w:num>
  <w:num w:numId="143" w16cid:durableId="587352747">
    <w:abstractNumId w:val="93"/>
  </w:num>
  <w:num w:numId="144" w16cid:durableId="114100531">
    <w:abstractNumId w:val="34"/>
  </w:num>
  <w:num w:numId="145" w16cid:durableId="1000616592">
    <w:abstractNumId w:val="132"/>
  </w:num>
  <w:num w:numId="146" w16cid:durableId="864825256">
    <w:abstractNumId w:val="1"/>
  </w:num>
  <w:num w:numId="147" w16cid:durableId="189539085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i Heussen">
    <w15:presenceInfo w15:providerId="AD" w15:userId="S::kheu@dtu.dk::2fdab7f3-156b-4626-9efa-050073d2eeb3"/>
  </w15:person>
  <w15:person w15:author="Seyede Zahra Tajalli">
    <w15:presenceInfo w15:providerId="AD" w15:userId="S::szata@dtu.dk::da0ba331-e30a-494d-a39e-97e2ea5f4a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A6"/>
    <w:rsid w:val="00026856"/>
    <w:rsid w:val="000D43E1"/>
    <w:rsid w:val="000E08D0"/>
    <w:rsid w:val="00110888"/>
    <w:rsid w:val="001439D7"/>
    <w:rsid w:val="00150275"/>
    <w:rsid w:val="001B2AAB"/>
    <w:rsid w:val="002A209A"/>
    <w:rsid w:val="002E38A6"/>
    <w:rsid w:val="0030637D"/>
    <w:rsid w:val="0033321D"/>
    <w:rsid w:val="00340EF5"/>
    <w:rsid w:val="00360E9B"/>
    <w:rsid w:val="00443D8D"/>
    <w:rsid w:val="005201BD"/>
    <w:rsid w:val="0053389F"/>
    <w:rsid w:val="0056366B"/>
    <w:rsid w:val="00583D3B"/>
    <w:rsid w:val="005963FB"/>
    <w:rsid w:val="005A70ED"/>
    <w:rsid w:val="005C4DE2"/>
    <w:rsid w:val="0060147B"/>
    <w:rsid w:val="006115E7"/>
    <w:rsid w:val="00681CA1"/>
    <w:rsid w:val="006A6F6D"/>
    <w:rsid w:val="006C68A5"/>
    <w:rsid w:val="006C6C82"/>
    <w:rsid w:val="007C6446"/>
    <w:rsid w:val="00817DBC"/>
    <w:rsid w:val="0082309C"/>
    <w:rsid w:val="008605BD"/>
    <w:rsid w:val="00867C0B"/>
    <w:rsid w:val="008D34C7"/>
    <w:rsid w:val="008D46A0"/>
    <w:rsid w:val="0097518D"/>
    <w:rsid w:val="009768FB"/>
    <w:rsid w:val="009E38E2"/>
    <w:rsid w:val="00B754C3"/>
    <w:rsid w:val="00B925F9"/>
    <w:rsid w:val="00BD5E01"/>
    <w:rsid w:val="00BD6456"/>
    <w:rsid w:val="00CF2385"/>
    <w:rsid w:val="00CF278C"/>
    <w:rsid w:val="00D93DB2"/>
    <w:rsid w:val="00E30A8E"/>
    <w:rsid w:val="00EE591C"/>
    <w:rsid w:val="00EF1DFF"/>
    <w:rsid w:val="00F33D9F"/>
    <w:rsid w:val="00F5564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0E5EA"/>
  <w15:chartTrackingRefBased/>
  <w15:docId w15:val="{9F327C66-99AB-453E-A560-B6F693C3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1"/>
    <w:uiPriority w:val="9"/>
    <w:qFormat/>
    <w:rsid w:val="002E38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1"/>
    <w:uiPriority w:val="9"/>
    <w:unhideWhenUsed/>
    <w:qFormat/>
    <w:rsid w:val="002E38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1"/>
    <w:uiPriority w:val="9"/>
    <w:unhideWhenUsed/>
    <w:qFormat/>
    <w:rsid w:val="002E38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1"/>
    <w:uiPriority w:val="9"/>
    <w:unhideWhenUsed/>
    <w:qFormat/>
    <w:rsid w:val="002E38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1"/>
    <w:uiPriority w:val="9"/>
    <w:semiHidden/>
    <w:unhideWhenUsed/>
    <w:qFormat/>
    <w:rsid w:val="002E38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1"/>
    <w:uiPriority w:val="9"/>
    <w:semiHidden/>
    <w:unhideWhenUsed/>
    <w:qFormat/>
    <w:rsid w:val="002E3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2E3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2E3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2E3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basedOn w:val="DefaultParagraphFont"/>
    <w:link w:val="Heading1"/>
    <w:uiPriority w:val="9"/>
    <w:rsid w:val="002E38A6"/>
    <w:rPr>
      <w:rFonts w:asciiTheme="majorHAnsi" w:eastAsiaTheme="majorEastAsia" w:hAnsiTheme="majorHAnsi" w:cstheme="majorBidi"/>
      <w:color w:val="2F5496" w:themeColor="accent1" w:themeShade="BF"/>
      <w:sz w:val="40"/>
      <w:szCs w:val="40"/>
      <w:lang w:val="en-GB"/>
    </w:rPr>
  </w:style>
  <w:style w:type="character" w:customStyle="1" w:styleId="Heading2Char1">
    <w:name w:val="Heading 2 Char1"/>
    <w:basedOn w:val="DefaultParagraphFont"/>
    <w:link w:val="Heading2"/>
    <w:uiPriority w:val="9"/>
    <w:rsid w:val="002E38A6"/>
    <w:rPr>
      <w:rFonts w:asciiTheme="majorHAnsi" w:eastAsiaTheme="majorEastAsia" w:hAnsiTheme="majorHAnsi" w:cstheme="majorBidi"/>
      <w:color w:val="2F5496" w:themeColor="accent1" w:themeShade="BF"/>
      <w:sz w:val="32"/>
      <w:szCs w:val="32"/>
      <w:lang w:val="en-GB"/>
    </w:rPr>
  </w:style>
  <w:style w:type="character" w:customStyle="1" w:styleId="Heading3Char1">
    <w:name w:val="Heading 3 Char1"/>
    <w:basedOn w:val="DefaultParagraphFont"/>
    <w:link w:val="Heading3"/>
    <w:uiPriority w:val="9"/>
    <w:rsid w:val="002E38A6"/>
    <w:rPr>
      <w:rFonts w:eastAsiaTheme="majorEastAsia" w:cstheme="majorBidi"/>
      <w:color w:val="2F5496" w:themeColor="accent1" w:themeShade="BF"/>
      <w:sz w:val="28"/>
      <w:szCs w:val="28"/>
      <w:lang w:val="en-GB"/>
    </w:rPr>
  </w:style>
  <w:style w:type="character" w:customStyle="1" w:styleId="Heading4Char1">
    <w:name w:val="Heading 4 Char1"/>
    <w:basedOn w:val="DefaultParagraphFont"/>
    <w:link w:val="Heading4"/>
    <w:uiPriority w:val="9"/>
    <w:rsid w:val="002E38A6"/>
    <w:rPr>
      <w:rFonts w:eastAsiaTheme="majorEastAsia" w:cstheme="majorBidi"/>
      <w:i/>
      <w:iCs/>
      <w:color w:val="2F5496" w:themeColor="accent1" w:themeShade="BF"/>
      <w:lang w:val="en-GB"/>
    </w:rPr>
  </w:style>
  <w:style w:type="character" w:customStyle="1" w:styleId="Heading5Char1">
    <w:name w:val="Heading 5 Char1"/>
    <w:basedOn w:val="DefaultParagraphFont"/>
    <w:link w:val="Heading5"/>
    <w:uiPriority w:val="9"/>
    <w:semiHidden/>
    <w:rsid w:val="002E38A6"/>
    <w:rPr>
      <w:rFonts w:eastAsiaTheme="majorEastAsia" w:cstheme="majorBidi"/>
      <w:color w:val="2F5496" w:themeColor="accent1" w:themeShade="BF"/>
      <w:lang w:val="en-GB"/>
    </w:rPr>
  </w:style>
  <w:style w:type="character" w:customStyle="1" w:styleId="Heading6Char1">
    <w:name w:val="Heading 6 Char1"/>
    <w:basedOn w:val="DefaultParagraphFont"/>
    <w:link w:val="Heading6"/>
    <w:uiPriority w:val="9"/>
    <w:semiHidden/>
    <w:rsid w:val="002E38A6"/>
    <w:rPr>
      <w:rFonts w:eastAsiaTheme="majorEastAsia" w:cstheme="majorBidi"/>
      <w:i/>
      <w:iCs/>
      <w:color w:val="595959" w:themeColor="text1" w:themeTint="A6"/>
      <w:lang w:val="en-GB"/>
    </w:rPr>
  </w:style>
  <w:style w:type="character" w:customStyle="1" w:styleId="Heading7Char1">
    <w:name w:val="Heading 7 Char1"/>
    <w:basedOn w:val="DefaultParagraphFont"/>
    <w:link w:val="Heading7"/>
    <w:uiPriority w:val="9"/>
    <w:semiHidden/>
    <w:rsid w:val="002E38A6"/>
    <w:rPr>
      <w:rFonts w:eastAsiaTheme="majorEastAsia" w:cstheme="majorBidi"/>
      <w:color w:val="595959" w:themeColor="text1" w:themeTint="A6"/>
      <w:lang w:val="en-GB"/>
    </w:rPr>
  </w:style>
  <w:style w:type="character" w:customStyle="1" w:styleId="Heading8Char1">
    <w:name w:val="Heading 8 Char1"/>
    <w:basedOn w:val="DefaultParagraphFont"/>
    <w:link w:val="Heading8"/>
    <w:uiPriority w:val="9"/>
    <w:semiHidden/>
    <w:rsid w:val="002E38A6"/>
    <w:rPr>
      <w:rFonts w:eastAsiaTheme="majorEastAsia" w:cstheme="majorBidi"/>
      <w:i/>
      <w:iCs/>
      <w:color w:val="272727" w:themeColor="text1" w:themeTint="D8"/>
      <w:lang w:val="en-GB"/>
    </w:rPr>
  </w:style>
  <w:style w:type="character" w:customStyle="1" w:styleId="Heading9Char1">
    <w:name w:val="Heading 9 Char1"/>
    <w:basedOn w:val="DefaultParagraphFont"/>
    <w:link w:val="Heading9"/>
    <w:uiPriority w:val="9"/>
    <w:semiHidden/>
    <w:rsid w:val="002E38A6"/>
    <w:rPr>
      <w:rFonts w:eastAsiaTheme="majorEastAsia" w:cstheme="majorBidi"/>
      <w:color w:val="272727" w:themeColor="text1" w:themeTint="D8"/>
      <w:lang w:val="en-GB"/>
    </w:rPr>
  </w:style>
  <w:style w:type="paragraph" w:styleId="Title">
    <w:name w:val="Title"/>
    <w:basedOn w:val="Normal"/>
    <w:next w:val="Normal"/>
    <w:link w:val="TitleChar2"/>
    <w:uiPriority w:val="10"/>
    <w:qFormat/>
    <w:rsid w:val="002E3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2">
    <w:name w:val="Title Char2"/>
    <w:basedOn w:val="DefaultParagraphFont"/>
    <w:link w:val="Title"/>
    <w:uiPriority w:val="10"/>
    <w:rsid w:val="002E38A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1"/>
    <w:uiPriority w:val="11"/>
    <w:qFormat/>
    <w:rsid w:val="002E38A6"/>
    <w:pPr>
      <w:numPr>
        <w:ilvl w:val="1"/>
      </w:numPr>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link w:val="Subtitle"/>
    <w:uiPriority w:val="11"/>
    <w:rsid w:val="002E38A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2"/>
    <w:uiPriority w:val="29"/>
    <w:qFormat/>
    <w:rsid w:val="002E38A6"/>
    <w:pPr>
      <w:spacing w:before="160"/>
      <w:jc w:val="center"/>
    </w:pPr>
    <w:rPr>
      <w:i/>
      <w:iCs/>
      <w:color w:val="404040" w:themeColor="text1" w:themeTint="BF"/>
    </w:rPr>
  </w:style>
  <w:style w:type="character" w:customStyle="1" w:styleId="QuoteChar2">
    <w:name w:val="Quote Char2"/>
    <w:basedOn w:val="DefaultParagraphFont"/>
    <w:link w:val="Quote"/>
    <w:uiPriority w:val="29"/>
    <w:rsid w:val="002E38A6"/>
    <w:rPr>
      <w:i/>
      <w:iCs/>
      <w:color w:val="404040" w:themeColor="text1" w:themeTint="BF"/>
      <w:lang w:val="en-GB"/>
    </w:rPr>
  </w:style>
  <w:style w:type="paragraph" w:styleId="ListParagraph">
    <w:name w:val="List Paragraph"/>
    <w:aliases w:val="List Passage,Yellow Bullet,Citation List,List Paragraph (numbered (a)),Heading 2_sj,Paragraphe de liste PBLH,Figure_name,Equipment,Numbered Indented Text,lp1,Dot pt"/>
    <w:basedOn w:val="Normal"/>
    <w:link w:val="ListParagraphChar"/>
    <w:uiPriority w:val="34"/>
    <w:qFormat/>
    <w:rsid w:val="002E38A6"/>
    <w:pPr>
      <w:ind w:left="720"/>
      <w:contextualSpacing/>
    </w:pPr>
  </w:style>
  <w:style w:type="character" w:styleId="IntenseEmphasis">
    <w:name w:val="Intense Emphasis"/>
    <w:basedOn w:val="DefaultParagraphFont"/>
    <w:uiPriority w:val="21"/>
    <w:qFormat/>
    <w:rsid w:val="002E38A6"/>
    <w:rPr>
      <w:i/>
      <w:iCs/>
      <w:color w:val="2F5496" w:themeColor="accent1" w:themeShade="BF"/>
    </w:rPr>
  </w:style>
  <w:style w:type="paragraph" w:styleId="IntenseQuote">
    <w:name w:val="Intense Quote"/>
    <w:basedOn w:val="Normal"/>
    <w:next w:val="Normal"/>
    <w:link w:val="IntenseQuoteChar1"/>
    <w:uiPriority w:val="30"/>
    <w:qFormat/>
    <w:rsid w:val="002E38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1">
    <w:name w:val="Intense Quote Char1"/>
    <w:basedOn w:val="DefaultParagraphFont"/>
    <w:link w:val="IntenseQuote"/>
    <w:uiPriority w:val="30"/>
    <w:rsid w:val="002E38A6"/>
    <w:rPr>
      <w:i/>
      <w:iCs/>
      <w:color w:val="2F5496" w:themeColor="accent1" w:themeShade="BF"/>
      <w:lang w:val="en-GB"/>
    </w:rPr>
  </w:style>
  <w:style w:type="character" w:styleId="IntenseReference">
    <w:name w:val="Intense Reference"/>
    <w:basedOn w:val="DefaultParagraphFont"/>
    <w:uiPriority w:val="32"/>
    <w:qFormat/>
    <w:rsid w:val="002E38A6"/>
    <w:rPr>
      <w:b/>
      <w:bCs/>
      <w:smallCaps/>
      <w:color w:val="2F5496" w:themeColor="accent1" w:themeShade="BF"/>
      <w:spacing w:val="5"/>
    </w:rPr>
  </w:style>
  <w:style w:type="table" w:styleId="TableGrid">
    <w:name w:val="Table Grid"/>
    <w:basedOn w:val="TableNormal"/>
    <w:uiPriority w:val="59"/>
    <w:rsid w:val="00817DBC"/>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EEBF9"/>
      </w:tcPr>
    </w:tblStylePr>
    <w:tblStylePr w:type="band1Horz">
      <w:rPr>
        <w:rFonts w:ascii="Arial" w:hAnsi="Arial"/>
        <w:color w:val="404040"/>
        <w:sz w:val="22"/>
      </w:rPr>
      <w:tblPr/>
      <w:tcPr>
        <w:shd w:val="clear" w:color="auto" w:fill="BEEBF9"/>
      </w:tcPr>
    </w:tblStylePr>
  </w:style>
  <w:style w:type="table" w:styleId="GridTable2-Accent2">
    <w:name w:val="Grid Table 2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DCDCD"/>
      </w:tcPr>
    </w:tblStylePr>
    <w:tblStylePr w:type="band1Horz">
      <w:rPr>
        <w:rFonts w:ascii="Arial" w:hAnsi="Arial"/>
        <w:color w:val="404040"/>
        <w:sz w:val="22"/>
      </w:rPr>
      <w:tblPr/>
      <w:tcPr>
        <w:shd w:val="clear" w:color="auto" w:fill="CDCDCD"/>
      </w:tcPr>
    </w:tblStylePr>
  </w:style>
  <w:style w:type="table" w:styleId="GridTable2-Accent3">
    <w:name w:val="Grid Table 2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AEEF5"/>
      </w:tcPr>
    </w:tblStylePr>
    <w:tblStylePr w:type="band1Horz">
      <w:rPr>
        <w:rFonts w:ascii="Arial" w:hAnsi="Arial"/>
        <w:color w:val="404040"/>
        <w:sz w:val="22"/>
      </w:rPr>
      <w:tblPr/>
      <w:tcPr>
        <w:shd w:val="clear" w:color="auto" w:fill="CAEEF5"/>
      </w:tcPr>
    </w:tblStylePr>
  </w:style>
  <w:style w:type="table" w:styleId="GridTable2-Accent4">
    <w:name w:val="Grid Table 2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BE6"/>
      </w:tcPr>
    </w:tblStylePr>
    <w:tblStylePr w:type="band1Horz">
      <w:rPr>
        <w:rFonts w:ascii="Arial" w:hAnsi="Arial"/>
        <w:color w:val="404040"/>
        <w:sz w:val="22"/>
      </w:rPr>
      <w:tblPr/>
      <w:tcPr>
        <w:shd w:val="clear" w:color="auto" w:fill="FCFBE6"/>
      </w:tcPr>
    </w:tblStylePr>
  </w:style>
  <w:style w:type="table" w:styleId="GridTable2-Accent5">
    <w:name w:val="Grid Table 2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0F0F3"/>
      </w:tcPr>
    </w:tblStylePr>
    <w:tblStylePr w:type="band1Horz">
      <w:rPr>
        <w:rFonts w:ascii="Arial" w:hAnsi="Arial"/>
        <w:color w:val="404040"/>
        <w:sz w:val="22"/>
      </w:rPr>
      <w:tblPr/>
      <w:tcPr>
        <w:shd w:val="clear" w:color="auto" w:fill="E0F0F3"/>
      </w:tcPr>
    </w:tblStylePr>
  </w:style>
  <w:style w:type="table" w:styleId="GridTable2-Accent6">
    <w:name w:val="Grid Table 2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ACB"/>
      </w:tcPr>
    </w:tblStylePr>
    <w:tblStylePr w:type="band1Horz">
      <w:rPr>
        <w:rFonts w:ascii="Arial" w:hAnsi="Arial"/>
        <w:color w:val="404040"/>
        <w:sz w:val="22"/>
      </w:rPr>
      <w:tblPr/>
      <w:tcPr>
        <w:shd w:val="clear" w:color="auto" w:fill="FFFACB"/>
      </w:tcPr>
    </w:tblStylePr>
  </w:style>
  <w:style w:type="table" w:styleId="GridTable3-Accent1">
    <w:name w:val="Grid Table 3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BEEBF9"/>
      </w:tcPr>
    </w:tblStylePr>
    <w:tblStylePr w:type="band1Horz">
      <w:rPr>
        <w:rFonts w:ascii="Arial" w:hAnsi="Arial"/>
        <w:color w:val="404040"/>
        <w:sz w:val="22"/>
      </w:rPr>
      <w:tblPr/>
      <w:tcPr>
        <w:shd w:val="clear" w:color="auto" w:fill="BEEBF9"/>
      </w:tcPr>
    </w:tblStylePr>
  </w:style>
  <w:style w:type="table" w:styleId="GridTable3-Accent2">
    <w:name w:val="Grid Table 3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DCDCD"/>
      </w:tcPr>
    </w:tblStylePr>
    <w:tblStylePr w:type="band1Horz">
      <w:rPr>
        <w:rFonts w:ascii="Arial" w:hAnsi="Arial"/>
        <w:color w:val="404040"/>
        <w:sz w:val="22"/>
      </w:rPr>
      <w:tblPr/>
      <w:tcPr>
        <w:shd w:val="clear" w:color="auto" w:fill="CDCDCD"/>
      </w:tcPr>
    </w:tblStylePr>
  </w:style>
  <w:style w:type="table" w:styleId="GridTable3-Accent3">
    <w:name w:val="Grid Table 3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AEEF5"/>
      </w:tcPr>
    </w:tblStylePr>
    <w:tblStylePr w:type="band1Horz">
      <w:rPr>
        <w:rFonts w:ascii="Arial" w:hAnsi="Arial"/>
        <w:color w:val="404040"/>
        <w:sz w:val="22"/>
      </w:rPr>
      <w:tblPr/>
      <w:tcPr>
        <w:shd w:val="clear" w:color="auto" w:fill="CAEEF5"/>
      </w:tcPr>
    </w:tblStylePr>
  </w:style>
  <w:style w:type="table" w:styleId="GridTable3-Accent4">
    <w:name w:val="Grid Table 3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CFBE6"/>
      </w:tcPr>
    </w:tblStylePr>
    <w:tblStylePr w:type="band1Horz">
      <w:rPr>
        <w:rFonts w:ascii="Arial" w:hAnsi="Arial"/>
        <w:color w:val="404040"/>
        <w:sz w:val="22"/>
      </w:rPr>
      <w:tblPr/>
      <w:tcPr>
        <w:shd w:val="clear" w:color="auto" w:fill="FCFBE6"/>
      </w:tcPr>
    </w:tblStylePr>
  </w:style>
  <w:style w:type="table" w:styleId="GridTable3-Accent5">
    <w:name w:val="Grid Table 3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0F0F3"/>
      </w:tcPr>
    </w:tblStylePr>
    <w:tblStylePr w:type="band1Horz">
      <w:rPr>
        <w:rFonts w:ascii="Arial" w:hAnsi="Arial"/>
        <w:color w:val="404040"/>
        <w:sz w:val="22"/>
      </w:rPr>
      <w:tblPr/>
      <w:tcPr>
        <w:shd w:val="clear" w:color="auto" w:fill="E0F0F3"/>
      </w:tcPr>
    </w:tblStylePr>
  </w:style>
  <w:style w:type="table" w:styleId="GridTable3-Accent6">
    <w:name w:val="Grid Table 3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ACB"/>
      </w:tcPr>
    </w:tblStylePr>
    <w:tblStylePr w:type="band1Horz">
      <w:rPr>
        <w:rFonts w:ascii="Arial" w:hAnsi="Arial"/>
        <w:color w:val="404040"/>
        <w:sz w:val="22"/>
      </w:rPr>
      <w:tblPr/>
      <w:tcPr>
        <w:shd w:val="clear" w:color="auto" w:fill="FFFACB"/>
      </w:tcPr>
    </w:tblStylePr>
  </w:style>
  <w:style w:type="table" w:styleId="GridTable4-Accent1">
    <w:name w:val="Grid Table 4 Accent 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1089AD"/>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0ECF9"/>
      </w:tcPr>
    </w:tblStylePr>
    <w:tblStylePr w:type="band1Horz">
      <w:rPr>
        <w:rFonts w:ascii="Arial" w:hAnsi="Arial"/>
        <w:color w:val="404040"/>
        <w:sz w:val="22"/>
      </w:rPr>
      <w:tblPr/>
      <w:tcPr>
        <w:shd w:val="clear" w:color="auto" w:fill="C0ECF9"/>
      </w:tcPr>
    </w:tblStylePr>
  </w:style>
  <w:style w:type="table" w:styleId="GridTable4-Accent2">
    <w:name w:val="Grid Table 4 Accent 2"/>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686868"/>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DCDCD"/>
      </w:tcPr>
    </w:tblStylePr>
    <w:tblStylePr w:type="band1Horz">
      <w:rPr>
        <w:rFonts w:ascii="Arial" w:hAnsi="Arial"/>
        <w:color w:val="404040"/>
        <w:sz w:val="22"/>
      </w:rPr>
      <w:tblPr/>
      <w:tcPr>
        <w:shd w:val="clear" w:color="auto" w:fill="CDCDCD"/>
      </w:tcPr>
    </w:tblStylePr>
  </w:style>
  <w:style w:type="table" w:styleId="GridTable4-Accent3">
    <w:name w:val="Grid Table 4 Accent 3"/>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2197AC"/>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AEEF5"/>
      </w:tcPr>
    </w:tblStylePr>
    <w:tblStylePr w:type="band1Horz">
      <w:rPr>
        <w:rFonts w:ascii="Arial" w:hAnsi="Arial"/>
        <w:color w:val="404040"/>
        <w:sz w:val="22"/>
      </w:rPr>
      <w:tblPr/>
      <w:tcPr>
        <w:shd w:val="clear" w:color="auto" w:fill="CAEEF5"/>
      </w:tcPr>
    </w:tblStylePr>
  </w:style>
  <w:style w:type="table" w:styleId="GridTable4-Accent4">
    <w:name w:val="Grid Table 4 Accent 4"/>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8F5B7"/>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BE6"/>
      </w:tcPr>
    </w:tblStylePr>
    <w:tblStylePr w:type="band1Horz">
      <w:rPr>
        <w:rFonts w:ascii="Arial" w:hAnsi="Arial"/>
        <w:color w:val="404040"/>
        <w:sz w:val="22"/>
      </w:rPr>
      <w:tblPr/>
      <w:tcPr>
        <w:shd w:val="clear" w:color="auto" w:fill="FCFBE6"/>
      </w:tcPr>
    </w:tblStylePr>
  </w:style>
  <w:style w:type="table" w:styleId="GridTable4-Accent5">
    <w:name w:val="Grid Table 4 Accent 5"/>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6AB7C8"/>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0F0F3"/>
      </w:tcPr>
    </w:tblStylePr>
    <w:tblStylePr w:type="band1Horz">
      <w:rPr>
        <w:rFonts w:ascii="Arial" w:hAnsi="Arial"/>
        <w:color w:val="404040"/>
        <w:sz w:val="22"/>
      </w:rPr>
      <w:tblPr/>
      <w:tcPr>
        <w:shd w:val="clear" w:color="auto" w:fill="E0F0F3"/>
      </w:tcPr>
    </w:tblStylePr>
  </w:style>
  <w:style w:type="table" w:styleId="GridTable4-Accent6">
    <w:name w:val="Grid Table 4 Accent 6"/>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E700"/>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ACB"/>
      </w:tcPr>
    </w:tblStylePr>
    <w:tblStylePr w:type="band1Horz">
      <w:rPr>
        <w:rFonts w:ascii="Arial" w:hAnsi="Arial"/>
        <w:color w:val="404040"/>
        <w:sz w:val="22"/>
      </w:rPr>
      <w:tblPr/>
      <w:tcPr>
        <w:shd w:val="clear" w:color="auto" w:fill="FFFACB"/>
      </w:tcPr>
    </w:tblStylePr>
  </w:style>
  <w:style w:type="table" w:styleId="GridTable5Dark-Accent2">
    <w:name w:val="Grid Table 5 Dark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CDCDCD"/>
    </w:tblPr>
    <w:tblStylePr w:type="firstRow">
      <w:rPr>
        <w:rFonts w:ascii="Arial" w:hAnsi="Arial"/>
        <w:b/>
        <w:color w:val="FFFFFF"/>
        <w:sz w:val="22"/>
      </w:rPr>
      <w:tblPr/>
      <w:tcPr>
        <w:shd w:val="clear" w:color="auto" w:fill="000000"/>
      </w:tcPr>
    </w:tblStylePr>
    <w:tblStylePr w:type="lastRow">
      <w:rPr>
        <w:rFonts w:ascii="Arial" w:hAnsi="Arial"/>
        <w:b/>
        <w:color w:val="FFFFFF"/>
        <w:sz w:val="22"/>
      </w:rPr>
      <w:tblPr/>
      <w:tcPr>
        <w:tcBorders>
          <w:top w:val="single" w:sz="4" w:space="0" w:color="FFFFFF" w:themeColor="light1"/>
        </w:tcBorders>
        <w:shd w:val="clear" w:color="auto" w:fill="000000"/>
      </w:tcPr>
    </w:tblStylePr>
    <w:tblStylePr w:type="firstCol">
      <w:rPr>
        <w:rFonts w:ascii="Arial" w:hAnsi="Arial"/>
        <w:b/>
        <w:color w:val="FFFFFF"/>
        <w:sz w:val="22"/>
      </w:rPr>
      <w:tblPr/>
      <w:tcPr>
        <w:shd w:val="clear" w:color="auto" w:fill="000000"/>
      </w:tcPr>
    </w:tblStylePr>
    <w:tblStylePr w:type="lastCol">
      <w:rPr>
        <w:rFonts w:ascii="Arial" w:hAnsi="Arial"/>
        <w:b/>
        <w:color w:val="FFFFFF"/>
        <w:sz w:val="22"/>
      </w:rPr>
      <w:tblPr/>
      <w:tcPr>
        <w:shd w:val="clear" w:color="auto" w:fill="000000"/>
      </w:tcPr>
    </w:tblStylePr>
    <w:tblStylePr w:type="band1Vert">
      <w:tblPr/>
      <w:tcPr>
        <w:shd w:val="clear" w:color="auto" w:fill="8A8A8A"/>
      </w:tcPr>
    </w:tblStylePr>
    <w:tblStylePr w:type="band1Horz">
      <w:tblPr/>
      <w:tcPr>
        <w:shd w:val="clear" w:color="auto" w:fill="8A8A8A"/>
      </w:tcPr>
    </w:tblStylePr>
  </w:style>
  <w:style w:type="table" w:styleId="GridTable5Dark-Accent3">
    <w:name w:val="Grid Table 5 Dark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CAEEF5"/>
    </w:tblPr>
    <w:tblStylePr w:type="firstRow">
      <w:rPr>
        <w:rFonts w:ascii="Arial" w:hAnsi="Arial"/>
        <w:b/>
        <w:color w:val="FFFFFF"/>
        <w:sz w:val="22"/>
      </w:rPr>
      <w:tblPr/>
      <w:tcPr>
        <w:shd w:val="clear" w:color="auto" w:fill="2197AC"/>
      </w:tcPr>
    </w:tblStylePr>
    <w:tblStylePr w:type="lastRow">
      <w:rPr>
        <w:rFonts w:ascii="Arial" w:hAnsi="Arial"/>
        <w:b/>
        <w:color w:val="FFFFFF"/>
        <w:sz w:val="22"/>
      </w:rPr>
      <w:tblPr/>
      <w:tcPr>
        <w:tcBorders>
          <w:top w:val="single" w:sz="4" w:space="0" w:color="FFFFFF" w:themeColor="light1"/>
        </w:tcBorders>
        <w:shd w:val="clear" w:color="auto" w:fill="2197AC"/>
      </w:tcPr>
    </w:tblStylePr>
    <w:tblStylePr w:type="firstCol">
      <w:rPr>
        <w:rFonts w:ascii="Arial" w:hAnsi="Arial"/>
        <w:b/>
        <w:color w:val="FFFFFF"/>
        <w:sz w:val="22"/>
      </w:rPr>
      <w:tblPr/>
      <w:tcPr>
        <w:shd w:val="clear" w:color="auto" w:fill="2197AC"/>
      </w:tcPr>
    </w:tblStylePr>
    <w:tblStylePr w:type="lastCol">
      <w:rPr>
        <w:rFonts w:ascii="Arial" w:hAnsi="Arial"/>
        <w:b/>
        <w:color w:val="FFFFFF"/>
        <w:sz w:val="22"/>
      </w:rPr>
      <w:tblPr/>
      <w:tcPr>
        <w:shd w:val="clear" w:color="auto" w:fill="2197AC"/>
      </w:tcPr>
    </w:tblStylePr>
    <w:tblStylePr w:type="band1Vert">
      <w:tblPr/>
      <w:tcPr>
        <w:shd w:val="clear" w:color="auto" w:fill="89D9E8"/>
      </w:tcPr>
    </w:tblStylePr>
    <w:tblStylePr w:type="band1Horz">
      <w:tblPr/>
      <w:tcPr>
        <w:shd w:val="clear" w:color="auto" w:fill="89D9E8"/>
      </w:tcPr>
    </w:tblStylePr>
  </w:style>
  <w:style w:type="table" w:styleId="GridTable5Dark-Accent5">
    <w:name w:val="Grid Table 5 Dark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0F0F3"/>
    </w:tblPr>
    <w:tblStylePr w:type="firstRow">
      <w:rPr>
        <w:rFonts w:ascii="Arial" w:hAnsi="Arial"/>
        <w:b/>
        <w:color w:val="FFFFFF"/>
        <w:sz w:val="22"/>
      </w:rPr>
      <w:tblPr/>
      <w:tcPr>
        <w:shd w:val="clear" w:color="auto" w:fill="6AB7C8"/>
      </w:tcPr>
    </w:tblStylePr>
    <w:tblStylePr w:type="lastRow">
      <w:rPr>
        <w:rFonts w:ascii="Arial" w:hAnsi="Arial"/>
        <w:b/>
        <w:color w:val="FFFFFF"/>
        <w:sz w:val="22"/>
      </w:rPr>
      <w:tblPr/>
      <w:tcPr>
        <w:tcBorders>
          <w:top w:val="single" w:sz="4" w:space="0" w:color="FFFFFF" w:themeColor="light1"/>
        </w:tcBorders>
        <w:shd w:val="clear" w:color="auto" w:fill="6AB7C8"/>
      </w:tcPr>
    </w:tblStylePr>
    <w:tblStylePr w:type="firstCol">
      <w:rPr>
        <w:rFonts w:ascii="Arial" w:hAnsi="Arial"/>
        <w:b/>
        <w:color w:val="FFFFFF"/>
        <w:sz w:val="22"/>
      </w:rPr>
      <w:tblPr/>
      <w:tcPr>
        <w:shd w:val="clear" w:color="auto" w:fill="6AB7C8"/>
      </w:tcPr>
    </w:tblStylePr>
    <w:tblStylePr w:type="lastCol">
      <w:rPr>
        <w:rFonts w:ascii="Arial" w:hAnsi="Arial"/>
        <w:b/>
        <w:color w:val="FFFFFF"/>
        <w:sz w:val="22"/>
      </w:rPr>
      <w:tblPr/>
      <w:tcPr>
        <w:shd w:val="clear" w:color="auto" w:fill="6AB7C8"/>
      </w:tcPr>
    </w:tblStylePr>
    <w:tblStylePr w:type="band1Vert">
      <w:tblPr/>
      <w:tcPr>
        <w:shd w:val="clear" w:color="auto" w:fill="BADDE5"/>
      </w:tcPr>
    </w:tblStylePr>
    <w:tblStylePr w:type="band1Horz">
      <w:tblPr/>
      <w:tcPr>
        <w:shd w:val="clear" w:color="auto" w:fill="BADDE5"/>
      </w:tcPr>
    </w:tblStylePr>
  </w:style>
  <w:style w:type="table" w:styleId="GridTable5Dark-Accent6">
    <w:name w:val="Grid Table 5 Dark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ACB"/>
    </w:tblPr>
    <w:tblStylePr w:type="firstRow">
      <w:rPr>
        <w:rFonts w:ascii="Arial" w:hAnsi="Arial"/>
        <w:b/>
        <w:color w:val="FFFFFF"/>
        <w:sz w:val="22"/>
      </w:rPr>
      <w:tblPr/>
      <w:tcPr>
        <w:shd w:val="clear" w:color="auto" w:fill="FFE700"/>
      </w:tcPr>
    </w:tblStylePr>
    <w:tblStylePr w:type="lastRow">
      <w:rPr>
        <w:rFonts w:ascii="Arial" w:hAnsi="Arial"/>
        <w:b/>
        <w:color w:val="FFFFFF"/>
        <w:sz w:val="22"/>
      </w:rPr>
      <w:tblPr/>
      <w:tcPr>
        <w:tcBorders>
          <w:top w:val="single" w:sz="4" w:space="0" w:color="FFFFFF" w:themeColor="light1"/>
        </w:tcBorders>
        <w:shd w:val="clear" w:color="auto" w:fill="FFE700"/>
      </w:tcPr>
    </w:tblStylePr>
    <w:tblStylePr w:type="firstCol">
      <w:rPr>
        <w:rFonts w:ascii="Arial" w:hAnsi="Arial"/>
        <w:b/>
        <w:color w:val="FFFFFF"/>
        <w:sz w:val="22"/>
      </w:rPr>
      <w:tblPr/>
      <w:tcPr>
        <w:shd w:val="clear" w:color="auto" w:fill="FFE700"/>
      </w:tcPr>
    </w:tblStylePr>
    <w:tblStylePr w:type="lastCol">
      <w:rPr>
        <w:rFonts w:ascii="Arial" w:hAnsi="Arial"/>
        <w:b/>
        <w:color w:val="FFFFFF"/>
        <w:sz w:val="22"/>
      </w:rPr>
      <w:tblPr/>
      <w:tcPr>
        <w:shd w:val="clear" w:color="auto" w:fill="FFE700"/>
      </w:tcPr>
    </w:tblStylePr>
    <w:tblStylePr w:type="band1Vert">
      <w:tblPr/>
      <w:tcPr>
        <w:shd w:val="clear" w:color="auto" w:fill="FFF38A"/>
      </w:tcPr>
    </w:tblStylePr>
    <w:tblStylePr w:type="band1Horz">
      <w:tblPr/>
      <w:tcPr>
        <w:shd w:val="clear" w:color="auto" w:fill="FFF38A"/>
      </w:tcPr>
    </w:tblStylePr>
  </w:style>
  <w:style w:type="table" w:styleId="GridTable6Colorful-Accent1">
    <w:name w:val="Grid Table 6 Colorful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BEEBF9"/>
      </w:tcPr>
    </w:tblStylePr>
    <w:tblStylePr w:type="band1Horz">
      <w:rPr>
        <w:rFonts w:ascii="Arial" w:hAnsi="Arial"/>
        <w:color w:val="A0B7E1" w:themeColor="accent1" w:themeTint="80" w:themeShade="95"/>
        <w:sz w:val="22"/>
      </w:rPr>
      <w:tblPr/>
      <w:tcPr>
        <w:shd w:val="clear" w:color="auto" w:fill="BEEBF9"/>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CDCDCD"/>
      </w:tcPr>
    </w:tblStylePr>
    <w:tblStylePr w:type="band1Horz">
      <w:rPr>
        <w:rFonts w:ascii="Arial" w:hAnsi="Arial"/>
        <w:color w:val="F4B184" w:themeColor="accent2" w:themeTint="97" w:themeShade="95"/>
        <w:sz w:val="22"/>
      </w:rPr>
      <w:tblPr/>
      <w:tcPr>
        <w:shd w:val="clear" w:color="auto" w:fill="CDCDCD"/>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CAEEF5"/>
      </w:tcPr>
    </w:tblStylePr>
    <w:tblStylePr w:type="band1Horz">
      <w:rPr>
        <w:rFonts w:ascii="Arial" w:hAnsi="Arial"/>
        <w:color w:val="A5A5A5" w:themeColor="accent3" w:themeTint="FE" w:themeShade="95"/>
        <w:sz w:val="22"/>
      </w:rPr>
      <w:tblPr/>
      <w:tcPr>
        <w:shd w:val="clear" w:color="auto" w:fill="CAEEF5"/>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CFBE6"/>
      </w:tcPr>
    </w:tblStylePr>
    <w:tblStylePr w:type="band1Horz">
      <w:rPr>
        <w:rFonts w:ascii="Arial" w:hAnsi="Arial"/>
        <w:color w:val="FFD865" w:themeColor="accent4" w:themeTint="9A" w:themeShade="95"/>
        <w:sz w:val="22"/>
      </w:rPr>
      <w:tblPr/>
      <w:tcPr>
        <w:shd w:val="clear" w:color="auto" w:fill="FCFBE6"/>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0F0F3"/>
      </w:tcPr>
    </w:tblStylePr>
    <w:tblStylePr w:type="band1Horz">
      <w:rPr>
        <w:rFonts w:ascii="Arial" w:hAnsi="Arial"/>
        <w:color w:val="245A8D" w:themeColor="accent5" w:themeShade="95"/>
        <w:sz w:val="22"/>
      </w:rPr>
      <w:tblPr/>
      <w:tcPr>
        <w:shd w:val="clear" w:color="auto" w:fill="E0F0F3"/>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FFFACB"/>
      </w:tcPr>
    </w:tblStylePr>
    <w:tblStylePr w:type="band1Horz">
      <w:rPr>
        <w:rFonts w:ascii="Arial" w:hAnsi="Arial"/>
        <w:color w:val="245A8D" w:themeColor="accent5" w:themeShade="95"/>
        <w:sz w:val="22"/>
      </w:rPr>
      <w:tblPr/>
      <w:tcPr>
        <w:shd w:val="clear" w:color="auto" w:fill="FFFACB"/>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BEEBF9"/>
      </w:tcPr>
    </w:tblStylePr>
    <w:tblStylePr w:type="band1Horz">
      <w:rPr>
        <w:rFonts w:ascii="Arial" w:hAnsi="Arial"/>
        <w:color w:val="A0B7E1" w:themeColor="accent1" w:themeTint="80" w:themeShade="95"/>
        <w:sz w:val="22"/>
      </w:rPr>
      <w:tblPr/>
      <w:tcPr>
        <w:shd w:val="clear" w:color="auto" w:fill="BEEBF9"/>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CDCDCD"/>
      </w:tcPr>
    </w:tblStylePr>
    <w:tblStylePr w:type="band1Horz">
      <w:rPr>
        <w:rFonts w:ascii="Arial" w:hAnsi="Arial"/>
        <w:color w:val="F4B184" w:themeColor="accent2" w:themeTint="97" w:themeShade="95"/>
        <w:sz w:val="22"/>
      </w:rPr>
      <w:tblPr/>
      <w:tcPr>
        <w:shd w:val="clear" w:color="auto" w:fill="CDCDCD"/>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CAEEF5"/>
      </w:tcPr>
    </w:tblStylePr>
    <w:tblStylePr w:type="band1Horz">
      <w:rPr>
        <w:rFonts w:ascii="Arial" w:hAnsi="Arial"/>
        <w:color w:val="A5A5A5" w:themeColor="accent3" w:themeTint="FE" w:themeShade="95"/>
        <w:sz w:val="22"/>
      </w:rPr>
      <w:tblPr/>
      <w:tcPr>
        <w:shd w:val="clear" w:color="auto" w:fill="CAEEF5"/>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CFBE6"/>
      </w:tcPr>
    </w:tblStylePr>
    <w:tblStylePr w:type="band1Horz">
      <w:rPr>
        <w:rFonts w:ascii="Arial" w:hAnsi="Arial"/>
        <w:color w:val="FFD865" w:themeColor="accent4" w:themeTint="9A" w:themeShade="95"/>
        <w:sz w:val="22"/>
      </w:rPr>
      <w:tblPr/>
      <w:tcPr>
        <w:shd w:val="clear" w:color="auto" w:fill="FCFBE6"/>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E0F0F3"/>
      </w:tcPr>
    </w:tblStylePr>
    <w:tblStylePr w:type="band1Horz">
      <w:rPr>
        <w:rFonts w:ascii="Arial" w:hAnsi="Arial"/>
        <w:color w:val="245A8D" w:themeColor="accent5" w:themeShade="95"/>
        <w:sz w:val="22"/>
      </w:rPr>
      <w:tblPr/>
      <w:tcPr>
        <w:shd w:val="clear" w:color="auto" w:fill="E0F0F3"/>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FFFACB"/>
      </w:tcPr>
    </w:tblStylePr>
    <w:tblStylePr w:type="band1Horz">
      <w:rPr>
        <w:rFonts w:ascii="Arial" w:hAnsi="Arial"/>
        <w:color w:val="416429" w:themeColor="accent6" w:themeShade="95"/>
        <w:sz w:val="22"/>
      </w:rPr>
      <w:tblPr/>
      <w:tcPr>
        <w:shd w:val="clear" w:color="auto" w:fill="FFFACB"/>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AEE6F7"/>
      </w:tcPr>
    </w:tblStylePr>
    <w:tblStylePr w:type="band1Horz">
      <w:tblPr/>
      <w:tcPr>
        <w:shd w:val="clear" w:color="auto" w:fill="AEE6F7"/>
      </w:tcPr>
    </w:tblStylePr>
  </w:style>
  <w:style w:type="table" w:styleId="ListTable1Light-Accent2">
    <w:name w:val="List Table 1 Light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cPr>
    </w:tblStylePr>
    <w:tblStylePr w:type="band1Horz">
      <w:tblPr/>
      <w:tcPr>
        <w:shd w:val="clear" w:color="auto" w:fill="BFBFBF"/>
      </w:tcPr>
    </w:tblStylePr>
  </w:style>
  <w:style w:type="table" w:styleId="ListTable1Light-Accent3">
    <w:name w:val="List Table 1 Light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EEAF2"/>
      </w:tcPr>
    </w:tblStylePr>
    <w:tblStylePr w:type="band1Horz">
      <w:tblPr/>
      <w:tcPr>
        <w:shd w:val="clear" w:color="auto" w:fill="BEEAF2"/>
      </w:tcPr>
    </w:tblStylePr>
  </w:style>
  <w:style w:type="table" w:styleId="ListTable1Light-Accent4">
    <w:name w:val="List Table 1 Light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CFBE1"/>
      </w:tcPr>
    </w:tblStylePr>
    <w:tblStylePr w:type="band1Horz">
      <w:tblPr/>
      <w:tcPr>
        <w:shd w:val="clear" w:color="auto" w:fill="FCFBE1"/>
      </w:tcPr>
    </w:tblStylePr>
  </w:style>
  <w:style w:type="table" w:styleId="ListTable1Light-Accent5">
    <w:name w:val="List Table 1 Light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9ECF1"/>
      </w:tcPr>
    </w:tblStylePr>
    <w:tblStylePr w:type="band1Horz">
      <w:tblPr/>
      <w:tcPr>
        <w:shd w:val="clear" w:color="auto" w:fill="D9ECF1"/>
      </w:tcPr>
    </w:tblStylePr>
  </w:style>
  <w:style w:type="table" w:styleId="ListTable1Light-Accent6">
    <w:name w:val="List Table 1 Light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8BF"/>
      </w:tcPr>
    </w:tblStylePr>
    <w:tblStylePr w:type="band1Horz">
      <w:tblPr/>
      <w:tcPr>
        <w:shd w:val="clear" w:color="auto" w:fill="FFF8BF"/>
      </w:tcPr>
    </w:tblStylePr>
  </w:style>
  <w:style w:type="table" w:styleId="ListTable2-Accent1">
    <w:name w:val="List Table 2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AEE6F7"/>
      </w:tcPr>
    </w:tblStylePr>
    <w:tblStylePr w:type="band1Horz">
      <w:rPr>
        <w:rFonts w:ascii="Arial" w:hAnsi="Arial"/>
        <w:color w:val="404040"/>
        <w:sz w:val="22"/>
      </w:rPr>
      <w:tblPr/>
      <w:tcPr>
        <w:shd w:val="clear" w:color="auto" w:fill="AEE6F7"/>
      </w:tcPr>
    </w:tblStylePr>
  </w:style>
  <w:style w:type="table" w:styleId="ListTable2-Accent2">
    <w:name w:val="List Table 2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cPr>
    </w:tblStylePr>
    <w:tblStylePr w:type="band1Horz">
      <w:rPr>
        <w:rFonts w:ascii="Arial" w:hAnsi="Arial"/>
        <w:color w:val="404040"/>
        <w:sz w:val="22"/>
      </w:rPr>
      <w:tblPr/>
      <w:tcPr>
        <w:shd w:val="clear" w:color="auto" w:fill="BFBFBF"/>
      </w:tcPr>
    </w:tblStylePr>
  </w:style>
  <w:style w:type="table" w:styleId="ListTable2-Accent3">
    <w:name w:val="List Table 2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EEAF2"/>
      </w:tcPr>
    </w:tblStylePr>
    <w:tblStylePr w:type="band1Horz">
      <w:rPr>
        <w:rFonts w:ascii="Arial" w:hAnsi="Arial"/>
        <w:color w:val="404040"/>
        <w:sz w:val="22"/>
      </w:rPr>
      <w:tblPr/>
      <w:tcPr>
        <w:shd w:val="clear" w:color="auto" w:fill="BEEAF2"/>
      </w:tcPr>
    </w:tblStylePr>
  </w:style>
  <w:style w:type="table" w:styleId="ListTable2-Accent4">
    <w:name w:val="List Table 2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CFBE1"/>
      </w:tcPr>
    </w:tblStylePr>
    <w:tblStylePr w:type="band1Horz">
      <w:rPr>
        <w:rFonts w:ascii="Arial" w:hAnsi="Arial"/>
        <w:color w:val="404040"/>
        <w:sz w:val="22"/>
      </w:rPr>
      <w:tblPr/>
      <w:tcPr>
        <w:shd w:val="clear" w:color="auto" w:fill="FCFBE1"/>
      </w:tcPr>
    </w:tblStylePr>
  </w:style>
  <w:style w:type="table" w:styleId="ListTable2-Accent5">
    <w:name w:val="List Table 2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9ECF1"/>
      </w:tcPr>
    </w:tblStylePr>
    <w:tblStylePr w:type="band1Horz">
      <w:rPr>
        <w:rFonts w:ascii="Arial" w:hAnsi="Arial"/>
        <w:color w:val="404040"/>
        <w:sz w:val="22"/>
      </w:rPr>
      <w:tblPr/>
      <w:tcPr>
        <w:shd w:val="clear" w:color="auto" w:fill="D9ECF1"/>
      </w:tcPr>
    </w:tblStylePr>
  </w:style>
  <w:style w:type="table" w:styleId="ListTable2-Accent6">
    <w:name w:val="List Table 2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8BF"/>
      </w:tcPr>
    </w:tblStylePr>
    <w:tblStylePr w:type="band1Horz">
      <w:rPr>
        <w:rFonts w:ascii="Arial" w:hAnsi="Arial"/>
        <w:color w:val="404040"/>
        <w:sz w:val="22"/>
      </w:rPr>
      <w:tblPr/>
      <w:tcPr>
        <w:shd w:val="clear" w:color="auto" w:fill="FFF8BF"/>
      </w:tcPr>
    </w:tblStylePr>
  </w:style>
  <w:style w:type="table" w:styleId="ListTable3-Accent1">
    <w:name w:val="List Table 3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0E759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68686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66CEE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8F5B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A4D3DD"/>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FFF06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0E759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AEE6F7"/>
      </w:tcPr>
    </w:tblStylePr>
    <w:tblStylePr w:type="band1Horz">
      <w:rPr>
        <w:rFonts w:ascii="Arial" w:hAnsi="Arial"/>
        <w:color w:val="404040"/>
        <w:sz w:val="22"/>
      </w:rPr>
      <w:tblPr/>
      <w:tcPr>
        <w:shd w:val="clear" w:color="auto" w:fill="AEE6F7"/>
      </w:tcPr>
    </w:tblStylePr>
  </w:style>
  <w:style w:type="table" w:styleId="ListTable4-Accent2">
    <w:name w:val="List Table 4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cPr>
    </w:tblStylePr>
    <w:tblStylePr w:type="band1Horz">
      <w:rPr>
        <w:rFonts w:ascii="Arial" w:hAnsi="Arial"/>
        <w:color w:val="404040"/>
        <w:sz w:val="22"/>
      </w:rPr>
      <w:tblPr/>
      <w:tcPr>
        <w:shd w:val="clear" w:color="auto" w:fill="BFBFBF"/>
      </w:tcPr>
    </w:tblStylePr>
  </w:style>
  <w:style w:type="table" w:styleId="ListTable4-Accent3">
    <w:name w:val="List Table 4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2197AC"/>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EEAF2"/>
      </w:tcPr>
    </w:tblStylePr>
    <w:tblStylePr w:type="band1Horz">
      <w:rPr>
        <w:rFonts w:ascii="Arial" w:hAnsi="Arial"/>
        <w:color w:val="404040"/>
        <w:sz w:val="22"/>
      </w:rPr>
      <w:tblPr/>
      <w:tcPr>
        <w:shd w:val="clear" w:color="auto" w:fill="BEEAF2"/>
      </w:tcPr>
    </w:tblStylePr>
  </w:style>
  <w:style w:type="table" w:styleId="ListTable4-Accent4">
    <w:name w:val="List Table 4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4EF8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CFBE1"/>
      </w:tcPr>
    </w:tblStylePr>
    <w:tblStylePr w:type="band1Horz">
      <w:rPr>
        <w:rFonts w:ascii="Arial" w:hAnsi="Arial"/>
        <w:color w:val="404040"/>
        <w:sz w:val="22"/>
      </w:rPr>
      <w:tblPr/>
      <w:tcPr>
        <w:shd w:val="clear" w:color="auto" w:fill="FCFBE1"/>
      </w:tcPr>
    </w:tblStylePr>
  </w:style>
  <w:style w:type="table" w:styleId="ListTable4-Accent5">
    <w:name w:val="List Table 4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6AB7C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9ECF1"/>
      </w:tcPr>
    </w:tblStylePr>
    <w:tblStylePr w:type="band1Horz">
      <w:rPr>
        <w:rFonts w:ascii="Arial" w:hAnsi="Arial"/>
        <w:color w:val="404040"/>
        <w:sz w:val="22"/>
      </w:rPr>
      <w:tblPr/>
      <w:tcPr>
        <w:shd w:val="clear" w:color="auto" w:fill="D9ECF1"/>
      </w:tcPr>
    </w:tblStylePr>
  </w:style>
  <w:style w:type="table" w:styleId="ListTable4-Accent6">
    <w:name w:val="List Table 4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FFE7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8BF"/>
      </w:tcPr>
    </w:tblStylePr>
    <w:tblStylePr w:type="band1Horz">
      <w:rPr>
        <w:rFonts w:ascii="Arial" w:hAnsi="Arial"/>
        <w:color w:val="404040"/>
        <w:sz w:val="22"/>
      </w:rPr>
      <w:tblPr/>
      <w:tcPr>
        <w:shd w:val="clear" w:color="auto" w:fill="FFF8BF"/>
      </w:tcPr>
    </w:tblStylePr>
  </w:style>
  <w:style w:type="table" w:styleId="ListTable5Dark-Accent1">
    <w:name w:val="List Table 5 Dark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0E759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0E759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0E759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0E7594"/>
      </w:tcPr>
    </w:tblStylePr>
    <w:tblStylePr w:type="band2Horz">
      <w:tblPr/>
      <w:tcPr>
        <w:tcBorders>
          <w:top w:val="single" w:sz="4" w:space="0" w:color="FFFFFF" w:themeColor="light1"/>
          <w:bottom w:val="single" w:sz="4" w:space="0" w:color="FFFFFF" w:themeColor="light1"/>
        </w:tcBorders>
        <w:shd w:val="clear" w:color="auto" w:fill="0E7594"/>
      </w:tcPr>
    </w:tblStylePr>
  </w:style>
  <w:style w:type="table" w:styleId="ListTable5Dark-Accent2">
    <w:name w:val="List Table 5 Dark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686868"/>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68686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68686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686868"/>
      </w:tcPr>
    </w:tblStylePr>
    <w:tblStylePr w:type="band2Horz">
      <w:tblPr/>
      <w:tcPr>
        <w:tcBorders>
          <w:top w:val="single" w:sz="4" w:space="0" w:color="FFFFFF" w:themeColor="light1"/>
          <w:bottom w:val="single" w:sz="4" w:space="0" w:color="FFFFFF" w:themeColor="light1"/>
        </w:tcBorders>
        <w:shd w:val="clear" w:color="auto" w:fill="686868"/>
      </w:tcPr>
    </w:tblStylePr>
  </w:style>
  <w:style w:type="table" w:styleId="ListTable5Dark-Accent3">
    <w:name w:val="List Table 5 Dark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66CEE1"/>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66CEE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66CEE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66CEE1"/>
      </w:tcPr>
    </w:tblStylePr>
    <w:tblStylePr w:type="band2Horz">
      <w:tblPr/>
      <w:tcPr>
        <w:tcBorders>
          <w:top w:val="single" w:sz="4" w:space="0" w:color="FFFFFF" w:themeColor="light1"/>
          <w:bottom w:val="single" w:sz="4" w:space="0" w:color="FFFFFF" w:themeColor="light1"/>
        </w:tcBorders>
        <w:shd w:val="clear" w:color="auto" w:fill="66CEE1"/>
      </w:tcPr>
    </w:tblStylePr>
  </w:style>
  <w:style w:type="table" w:styleId="ListTable5Dark-Accent4">
    <w:name w:val="List Table 5 Dark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8F5B7"/>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8F5B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8F5B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8F5B7"/>
      </w:tcPr>
    </w:tblStylePr>
    <w:tblStylePr w:type="band2Horz">
      <w:tblPr/>
      <w:tcPr>
        <w:tcBorders>
          <w:top w:val="single" w:sz="4" w:space="0" w:color="FFFFFF" w:themeColor="light1"/>
          <w:bottom w:val="single" w:sz="4" w:space="0" w:color="FFFFFF" w:themeColor="light1"/>
        </w:tcBorders>
        <w:shd w:val="clear" w:color="auto" w:fill="F8F5B7"/>
      </w:tcPr>
    </w:tblStylePr>
  </w:style>
  <w:style w:type="table" w:styleId="ListTable5Dark-Accent5">
    <w:name w:val="List Table 5 Dark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A4D3DD"/>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A4D3DD"/>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A4D3DD"/>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4D3DD"/>
      </w:tcPr>
    </w:tblStylePr>
    <w:tblStylePr w:type="band2Horz">
      <w:tblPr/>
      <w:tcPr>
        <w:tcBorders>
          <w:top w:val="single" w:sz="4" w:space="0" w:color="FFFFFF" w:themeColor="light1"/>
          <w:bottom w:val="single" w:sz="4" w:space="0" w:color="FFFFFF" w:themeColor="light1"/>
        </w:tcBorders>
        <w:shd w:val="clear" w:color="auto" w:fill="A4D3DD"/>
      </w:tcPr>
    </w:tblStylePr>
  </w:style>
  <w:style w:type="table" w:styleId="ListTable5Dark-Accent6">
    <w:name w:val="List Table 5 Dark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FFF067"/>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FFF06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FFF06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067"/>
      </w:tcPr>
    </w:tblStylePr>
    <w:tblStylePr w:type="band2Horz">
      <w:tblPr/>
      <w:tcPr>
        <w:tcBorders>
          <w:top w:val="single" w:sz="4" w:space="0" w:color="FFFFFF" w:themeColor="light1"/>
          <w:bottom w:val="single" w:sz="4" w:space="0" w:color="FFFFFF" w:themeColor="light1"/>
        </w:tcBorders>
        <w:shd w:val="clear" w:color="auto" w:fill="FFF067"/>
      </w:tcPr>
    </w:tblStylePr>
  </w:style>
  <w:style w:type="table" w:styleId="ListTable6Colorful-Accent1">
    <w:name w:val="List Table 6 Colorful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AEE6F7"/>
      </w:tcPr>
    </w:tblStylePr>
    <w:tblStylePr w:type="band1Horz">
      <w:rPr>
        <w:rFonts w:ascii="Arial" w:hAnsi="Arial"/>
        <w:color w:val="254175" w:themeColor="accent1" w:themeShade="95"/>
        <w:sz w:val="22"/>
      </w:rPr>
      <w:tblPr/>
      <w:tcPr>
        <w:shd w:val="clear" w:color="auto" w:fill="AEE6F7"/>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BFBFBF"/>
      </w:tcPr>
    </w:tblStylePr>
    <w:tblStylePr w:type="band1Horz">
      <w:rPr>
        <w:rFonts w:ascii="Arial" w:hAnsi="Arial"/>
        <w:color w:val="F4B184" w:themeColor="accent2" w:themeTint="97" w:themeShade="95"/>
        <w:sz w:val="22"/>
      </w:rPr>
      <w:tblPr/>
      <w:tcPr>
        <w:shd w:val="clear" w:color="auto" w:fill="BFBFBF"/>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BEEAF2"/>
      </w:tcPr>
    </w:tblStylePr>
    <w:tblStylePr w:type="band1Horz">
      <w:rPr>
        <w:rFonts w:ascii="Arial" w:hAnsi="Arial"/>
        <w:color w:val="C9C9C9" w:themeColor="accent3" w:themeTint="98" w:themeShade="95"/>
        <w:sz w:val="22"/>
      </w:rPr>
      <w:tblPr/>
      <w:tcPr>
        <w:shd w:val="clear" w:color="auto" w:fill="BEEAF2"/>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CFBE1"/>
      </w:tcPr>
    </w:tblStylePr>
    <w:tblStylePr w:type="band1Horz">
      <w:rPr>
        <w:rFonts w:ascii="Arial" w:hAnsi="Arial"/>
        <w:color w:val="FFD865" w:themeColor="accent4" w:themeTint="9A" w:themeShade="95"/>
        <w:sz w:val="22"/>
      </w:rPr>
      <w:tblPr/>
      <w:tcPr>
        <w:shd w:val="clear" w:color="auto" w:fill="FCFBE1"/>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9ECF1"/>
      </w:tcPr>
    </w:tblStylePr>
    <w:tblStylePr w:type="band1Horz">
      <w:rPr>
        <w:rFonts w:ascii="Arial" w:hAnsi="Arial"/>
        <w:color w:val="9BC2E5" w:themeColor="accent5" w:themeTint="9A" w:themeShade="95"/>
        <w:sz w:val="22"/>
      </w:rPr>
      <w:tblPr/>
      <w:tcPr>
        <w:shd w:val="clear" w:color="auto" w:fill="D9ECF1"/>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FFF8BF"/>
      </w:tcPr>
    </w:tblStylePr>
    <w:tblStylePr w:type="band1Horz">
      <w:rPr>
        <w:rFonts w:ascii="Arial" w:hAnsi="Arial"/>
        <w:color w:val="A9D08E" w:themeColor="accent6" w:themeTint="98" w:themeShade="95"/>
        <w:sz w:val="22"/>
      </w:rPr>
      <w:tblPr/>
      <w:tcPr>
        <w:shd w:val="clear" w:color="auto" w:fill="FFF8BF"/>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AEE6F7"/>
      </w:tcPr>
    </w:tblStylePr>
    <w:tblStylePr w:type="band1Horz">
      <w:rPr>
        <w:rFonts w:ascii="Arial" w:hAnsi="Arial"/>
        <w:color w:val="254175" w:themeColor="accent1" w:themeShade="95"/>
        <w:sz w:val="22"/>
      </w:rPr>
      <w:tblPr/>
      <w:tcPr>
        <w:shd w:val="clear" w:color="auto" w:fill="AEE6F7"/>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BFBFBF"/>
      </w:tcPr>
    </w:tblStylePr>
    <w:tblStylePr w:type="band1Horz">
      <w:rPr>
        <w:rFonts w:ascii="Arial" w:hAnsi="Arial"/>
        <w:color w:val="F4B184" w:themeColor="accent2" w:themeTint="97" w:themeShade="95"/>
        <w:sz w:val="22"/>
      </w:rPr>
      <w:tblPr/>
      <w:tcPr>
        <w:shd w:val="clear" w:color="auto" w:fill="BFBFBF"/>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BEEAF2"/>
      </w:tcPr>
    </w:tblStylePr>
    <w:tblStylePr w:type="band1Horz">
      <w:rPr>
        <w:rFonts w:ascii="Arial" w:hAnsi="Arial"/>
        <w:color w:val="C9C9C9" w:themeColor="accent3" w:themeTint="98" w:themeShade="95"/>
        <w:sz w:val="22"/>
      </w:rPr>
      <w:tblPr/>
      <w:tcPr>
        <w:shd w:val="clear" w:color="auto" w:fill="BEEAF2"/>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CFBE1"/>
      </w:tcPr>
    </w:tblStylePr>
    <w:tblStylePr w:type="band1Horz">
      <w:rPr>
        <w:rFonts w:ascii="Arial" w:hAnsi="Arial"/>
        <w:color w:val="FFD865" w:themeColor="accent4" w:themeTint="9A" w:themeShade="95"/>
        <w:sz w:val="22"/>
      </w:rPr>
      <w:tblPr/>
      <w:tcPr>
        <w:shd w:val="clear" w:color="auto" w:fill="FCFBE1"/>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9ECF1"/>
      </w:tcPr>
    </w:tblStylePr>
    <w:tblStylePr w:type="band1Horz">
      <w:rPr>
        <w:rFonts w:ascii="Arial" w:hAnsi="Arial"/>
        <w:color w:val="9BC2E5" w:themeColor="accent5" w:themeTint="9A" w:themeShade="95"/>
        <w:sz w:val="22"/>
      </w:rPr>
      <w:tblPr/>
      <w:tcPr>
        <w:shd w:val="clear" w:color="auto" w:fill="D9ECF1"/>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FFF8BF"/>
      </w:tcPr>
    </w:tblStylePr>
    <w:tblStylePr w:type="band1Horz">
      <w:rPr>
        <w:rFonts w:ascii="Arial" w:hAnsi="Arial"/>
        <w:color w:val="A9D08E" w:themeColor="accent6" w:themeTint="98" w:themeShade="95"/>
        <w:sz w:val="22"/>
      </w:rPr>
      <w:tblPr/>
      <w:tcPr>
        <w:shd w:val="clear" w:color="auto" w:fill="FFF8BF"/>
      </w:tcPr>
    </w:tblStylePr>
    <w:tblStylePr w:type="band2Horz">
      <w:rPr>
        <w:rFonts w:ascii="Arial" w:hAnsi="Arial"/>
        <w:color w:val="A9D08E" w:themeColor="accent6" w:themeTint="98" w:themeShade="95"/>
        <w:sz w:val="22"/>
      </w:rPr>
    </w:tblStylePr>
  </w:style>
  <w:style w:type="character" w:customStyle="1" w:styleId="TitleChar">
    <w:name w:val="Title Char"/>
    <w:basedOn w:val="DefaultParagraphFont"/>
    <w:uiPriority w:val="10"/>
    <w:rsid w:val="008D46A0"/>
    <w:rPr>
      <w:sz w:val="48"/>
      <w:szCs w:val="48"/>
    </w:rPr>
  </w:style>
  <w:style w:type="character" w:customStyle="1" w:styleId="QuoteChar">
    <w:name w:val="Quote Char"/>
    <w:uiPriority w:val="29"/>
    <w:rsid w:val="008D46A0"/>
    <w:rPr>
      <w:i/>
    </w:rPr>
  </w:style>
  <w:style w:type="table" w:customStyle="1" w:styleId="TableGridLight1">
    <w:name w:val="Table Grid Light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2-Accent21">
    <w:name w:val="Grid Table 2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1">
    <w:name w:val="Grid Table 2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1">
    <w:name w:val="Grid Table 2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1">
    <w:name w:val="Grid Table 2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2-Accent61">
    <w:name w:val="Grid Table 2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3-Accent11">
    <w:name w:val="Grid Table 3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3-Accent21">
    <w:name w:val="Grid Table 3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1">
    <w:name w:val="Grid Table 3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1">
    <w:name w:val="Grid Table 3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1">
    <w:name w:val="Grid Table 3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3-Accent61">
    <w:name w:val="Grid Table 3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4-Accent11">
    <w:name w:val="Grid Table 4 - Accent 1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auto"/>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auto"/>
      </w:tcPr>
    </w:tblStylePr>
    <w:tblStylePr w:type="band1Horz">
      <w:rPr>
        <w:rFonts w:ascii="Arial" w:hAnsi="Arial"/>
        <w:color w:val="404040"/>
        <w:sz w:val="22"/>
      </w:rPr>
      <w:tblPr/>
      <w:tcPr>
        <w:shd w:val="clear" w:color="DAE3F3" w:themeColor="accent1" w:themeTint="32" w:fill="auto"/>
      </w:tcPr>
    </w:tblStylePr>
  </w:style>
  <w:style w:type="table" w:customStyle="1" w:styleId="GridTable4-Accent21">
    <w:name w:val="Grid Table 4 - Accent 2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1">
    <w:name w:val="Grid Table 4 - Accent 3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1">
    <w:name w:val="Grid Table 4 - Accent 4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1">
    <w:name w:val="Grid Table 4 - Accent 5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auto"/>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4-Accent61">
    <w:name w:val="Grid Table 4 - Accent 6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customStyle="1" w:styleId="GridTable5Dark-Accent21">
    <w:name w:val="Grid Table 5 Dark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1">
    <w:name w:val="Grid Table 5 Dark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51">
    <w:name w:val="Grid Table 5 Dark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auto"/>
    </w:tblPr>
    <w:tblStylePr w:type="firstRow">
      <w:rPr>
        <w:rFonts w:ascii="Arial" w:hAnsi="Arial"/>
        <w:b/>
        <w:color w:val="FFFFFF"/>
        <w:sz w:val="22"/>
      </w:rPr>
      <w:tblPr/>
      <w:tcPr>
        <w:shd w:val="clear" w:color="5B9BD5" w:themeColor="accent5" w:fill="auto"/>
      </w:tcPr>
    </w:tblStylePr>
    <w:tblStylePr w:type="lastRow">
      <w:rPr>
        <w:rFonts w:ascii="Arial" w:hAnsi="Arial"/>
        <w:b/>
        <w:color w:val="FFFFFF"/>
        <w:sz w:val="22"/>
      </w:rPr>
      <w:tblPr/>
      <w:tcPr>
        <w:tcBorders>
          <w:top w:val="single" w:sz="4" w:space="0" w:color="FFFFFF" w:themeColor="light1"/>
        </w:tcBorders>
        <w:shd w:val="clear" w:color="5B9BD5" w:themeColor="accent5" w:fill="auto"/>
      </w:tcPr>
    </w:tblStylePr>
    <w:tblStylePr w:type="firstCol">
      <w:rPr>
        <w:rFonts w:ascii="Arial" w:hAnsi="Arial"/>
        <w:b/>
        <w:color w:val="FFFFFF"/>
        <w:sz w:val="22"/>
      </w:rPr>
      <w:tblPr/>
      <w:tcPr>
        <w:shd w:val="clear" w:color="5B9BD5" w:themeColor="accent5" w:fill="auto"/>
      </w:tcPr>
    </w:tblStylePr>
    <w:tblStylePr w:type="lastCol">
      <w:rPr>
        <w:rFonts w:ascii="Arial" w:hAnsi="Arial"/>
        <w:b/>
        <w:color w:val="FFFFFF"/>
        <w:sz w:val="22"/>
      </w:rPr>
      <w:tblPr/>
      <w:tcPr>
        <w:shd w:val="clear" w:color="5B9BD5" w:themeColor="accent5" w:fill="auto"/>
      </w:tcPr>
    </w:tblStylePr>
    <w:tblStylePr w:type="band1Vert">
      <w:tblPr/>
      <w:tcPr>
        <w:shd w:val="clear" w:color="B3D0EB" w:themeColor="accent5" w:themeTint="75" w:fill="auto"/>
      </w:tcPr>
    </w:tblStylePr>
    <w:tblStylePr w:type="band1Horz">
      <w:tblPr/>
      <w:tcPr>
        <w:shd w:val="clear" w:color="B3D0EB" w:themeColor="accent5" w:themeTint="75" w:fill="auto"/>
      </w:tcPr>
    </w:tblStylePr>
  </w:style>
  <w:style w:type="table" w:customStyle="1" w:styleId="GridTable5Dark-Accent61">
    <w:name w:val="Grid Table 5 Dark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customStyle="1" w:styleId="GridTable6Colorful-Accent11">
    <w:name w:val="Grid Table 6 Colorful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auto"/>
      </w:tcPr>
    </w:tblStylePr>
    <w:tblStylePr w:type="band1Horz">
      <w:rPr>
        <w:rFonts w:ascii="Arial" w:hAnsi="Arial"/>
        <w:color w:val="245A8D" w:themeColor="accent5" w:themeShade="95"/>
        <w:sz w:val="22"/>
      </w:rPr>
      <w:tblPr/>
      <w:tcPr>
        <w:shd w:val="clear" w:color="E1EFD8" w:themeColor="accent6" w:themeTint="34" w:fill="auto"/>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auto"/>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auto"/>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auto"/>
      </w:tcPr>
    </w:tblStylePr>
    <w:tblStylePr w:type="band1Horz">
      <w:tblPr/>
      <w:tcPr>
        <w:shd w:val="clear" w:color="CFDBF0" w:themeColor="accent1" w:themeTint="40" w:fill="auto"/>
      </w:tcPr>
    </w:tblStylePr>
  </w:style>
  <w:style w:type="table" w:customStyle="1" w:styleId="ListTable1Light-Accent21">
    <w:name w:val="List Table 1 Light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1">
    <w:name w:val="List Table 1 Light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1">
    <w:name w:val="List Table 1 Light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1">
    <w:name w:val="List Table 1 Light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auto"/>
      </w:tcPr>
    </w:tblStylePr>
    <w:tblStylePr w:type="band1Horz">
      <w:tblPr/>
      <w:tcPr>
        <w:shd w:val="clear" w:color="D5E5F4" w:themeColor="accent5" w:themeTint="40" w:fill="auto"/>
      </w:tcPr>
    </w:tblStylePr>
  </w:style>
  <w:style w:type="table" w:customStyle="1" w:styleId="ListTable1Light-Accent61">
    <w:name w:val="List Table 1 Light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customStyle="1" w:styleId="ListTable2-Accent11">
    <w:name w:val="List Table 2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2-Accent21">
    <w:name w:val="List Table 2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1">
    <w:name w:val="List Table 2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1">
    <w:name w:val="List Table 2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1">
    <w:name w:val="List Table 2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2-Accent61">
    <w:name w:val="List Table 2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3-Accent11">
    <w:name w:val="List Table 3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4-Accent21">
    <w:name w:val="List Table 4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1">
    <w:name w:val="List Table 4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1">
    <w:name w:val="List Table 4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1">
    <w:name w:val="List Table 4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4-Accent61">
    <w:name w:val="List Table 4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customStyle="1" w:styleId="ListTable5Dark-Accent11">
    <w:name w:val="List Table 5 Dark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auto"/>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auto"/>
      </w:tcPr>
    </w:tblStylePr>
    <w:tblStylePr w:type="band2Horz">
      <w:tblPr/>
      <w:tcPr>
        <w:tcBorders>
          <w:top w:val="single" w:sz="4" w:space="0" w:color="FFFFFF" w:themeColor="light1"/>
          <w:bottom w:val="single" w:sz="4" w:space="0" w:color="FFFFFF" w:themeColor="light1"/>
        </w:tcBorders>
        <w:shd w:val="clear" w:color="4472C4" w:themeColor="accent1" w:fill="auto"/>
      </w:tcPr>
    </w:tblStylePr>
  </w:style>
  <w:style w:type="table" w:customStyle="1" w:styleId="ListTable5Dark-Accent21">
    <w:name w:val="List Table 5 Dark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1">
    <w:name w:val="List Table 5 Dark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1">
    <w:name w:val="List Table 5 Dark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1">
    <w:name w:val="List Table 5 Dark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auto"/>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auto"/>
      </w:tcPr>
    </w:tblStylePr>
    <w:tblStylePr w:type="band2Horz">
      <w:tblPr/>
      <w:tcPr>
        <w:tcBorders>
          <w:top w:val="single" w:sz="4" w:space="0" w:color="FFFFFF" w:themeColor="light1"/>
          <w:bottom w:val="single" w:sz="4" w:space="0" w:color="FFFFFF" w:themeColor="light1"/>
        </w:tcBorders>
        <w:shd w:val="clear" w:color="9BC2E5" w:themeColor="accent5" w:themeTint="9A" w:fill="auto"/>
      </w:tcPr>
    </w:tblStylePr>
  </w:style>
  <w:style w:type="table" w:customStyle="1" w:styleId="ListTable5Dark-Accent61">
    <w:name w:val="List Table 5 Dark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customStyle="1" w:styleId="ListTable6Colorful-Accent11">
    <w:name w:val="List Table 6 Colorful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auto"/>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auto"/>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character" w:customStyle="1" w:styleId="Heading1Char">
    <w:name w:val="Heading 1 Char"/>
    <w:basedOn w:val="DefaultParagraphFont"/>
    <w:uiPriority w:val="9"/>
    <w:rsid w:val="008D46A0"/>
    <w:rPr>
      <w:rFonts w:ascii="Arial" w:eastAsia="Arial" w:hAnsi="Arial" w:cs="Arial"/>
      <w:sz w:val="40"/>
      <w:szCs w:val="40"/>
    </w:rPr>
  </w:style>
  <w:style w:type="character" w:customStyle="1" w:styleId="Heading2Char">
    <w:name w:val="Heading 2 Char"/>
    <w:basedOn w:val="DefaultParagraphFont"/>
    <w:uiPriority w:val="9"/>
    <w:rsid w:val="008D46A0"/>
    <w:rPr>
      <w:rFonts w:ascii="Arial" w:eastAsia="Arial" w:hAnsi="Arial" w:cs="Arial"/>
      <w:sz w:val="34"/>
    </w:rPr>
  </w:style>
  <w:style w:type="character" w:customStyle="1" w:styleId="Heading3Char">
    <w:name w:val="Heading 3 Char"/>
    <w:basedOn w:val="DefaultParagraphFont"/>
    <w:uiPriority w:val="9"/>
    <w:rsid w:val="008D46A0"/>
    <w:rPr>
      <w:rFonts w:ascii="Arial" w:eastAsia="Arial" w:hAnsi="Arial" w:cs="Arial"/>
      <w:sz w:val="30"/>
      <w:szCs w:val="30"/>
    </w:rPr>
  </w:style>
  <w:style w:type="character" w:customStyle="1" w:styleId="Heading4Char">
    <w:name w:val="Heading 4 Char"/>
    <w:basedOn w:val="DefaultParagraphFont"/>
    <w:uiPriority w:val="9"/>
    <w:rsid w:val="008D46A0"/>
    <w:rPr>
      <w:rFonts w:ascii="Arial" w:eastAsia="Arial" w:hAnsi="Arial" w:cs="Arial"/>
      <w:b/>
      <w:bCs/>
      <w:sz w:val="26"/>
      <w:szCs w:val="26"/>
    </w:rPr>
  </w:style>
  <w:style w:type="character" w:customStyle="1" w:styleId="Heading5Char">
    <w:name w:val="Heading 5 Char"/>
    <w:basedOn w:val="DefaultParagraphFont"/>
    <w:uiPriority w:val="9"/>
    <w:rsid w:val="008D46A0"/>
    <w:rPr>
      <w:rFonts w:ascii="Arial" w:eastAsia="Arial" w:hAnsi="Arial" w:cs="Arial"/>
      <w:b/>
      <w:bCs/>
      <w:sz w:val="24"/>
      <w:szCs w:val="24"/>
    </w:rPr>
  </w:style>
  <w:style w:type="character" w:customStyle="1" w:styleId="Heading6Char">
    <w:name w:val="Heading 6 Char"/>
    <w:basedOn w:val="DefaultParagraphFont"/>
    <w:uiPriority w:val="9"/>
    <w:rsid w:val="008D46A0"/>
    <w:rPr>
      <w:rFonts w:ascii="Arial" w:eastAsia="Arial" w:hAnsi="Arial" w:cs="Arial"/>
      <w:b/>
      <w:bCs/>
      <w:sz w:val="22"/>
      <w:szCs w:val="22"/>
    </w:rPr>
  </w:style>
  <w:style w:type="character" w:customStyle="1" w:styleId="Heading7Char">
    <w:name w:val="Heading 7 Char"/>
    <w:basedOn w:val="DefaultParagraphFont"/>
    <w:uiPriority w:val="9"/>
    <w:rsid w:val="008D46A0"/>
    <w:rPr>
      <w:rFonts w:ascii="Arial" w:eastAsia="Arial" w:hAnsi="Arial" w:cs="Arial"/>
      <w:b/>
      <w:bCs/>
      <w:i/>
      <w:iCs/>
      <w:sz w:val="22"/>
      <w:szCs w:val="22"/>
    </w:rPr>
  </w:style>
  <w:style w:type="character" w:customStyle="1" w:styleId="Heading8Char">
    <w:name w:val="Heading 8 Char"/>
    <w:basedOn w:val="DefaultParagraphFont"/>
    <w:uiPriority w:val="9"/>
    <w:rsid w:val="008D46A0"/>
    <w:rPr>
      <w:rFonts w:ascii="Arial" w:eastAsia="Arial" w:hAnsi="Arial" w:cs="Arial"/>
      <w:i/>
      <w:iCs/>
      <w:sz w:val="22"/>
      <w:szCs w:val="22"/>
    </w:rPr>
  </w:style>
  <w:style w:type="character" w:customStyle="1" w:styleId="Heading9Char">
    <w:name w:val="Heading 9 Char"/>
    <w:basedOn w:val="DefaultParagraphFont"/>
    <w:uiPriority w:val="9"/>
    <w:rsid w:val="008D46A0"/>
    <w:rPr>
      <w:rFonts w:ascii="Arial" w:eastAsia="Arial" w:hAnsi="Arial" w:cs="Arial"/>
      <w:i/>
      <w:iCs/>
      <w:sz w:val="21"/>
      <w:szCs w:val="21"/>
    </w:rPr>
  </w:style>
  <w:style w:type="paragraph" w:styleId="NoSpacing">
    <w:name w:val="No Spacing"/>
    <w:uiPriority w:val="1"/>
    <w:qFormat/>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style>
  <w:style w:type="character" w:customStyle="1" w:styleId="SubtitleChar">
    <w:name w:val="Subtitle Char"/>
    <w:basedOn w:val="DefaultParagraphFont"/>
    <w:uiPriority w:val="11"/>
    <w:rsid w:val="008D46A0"/>
    <w:rPr>
      <w:sz w:val="24"/>
      <w:szCs w:val="24"/>
    </w:rPr>
  </w:style>
  <w:style w:type="character" w:customStyle="1" w:styleId="IntenseQuoteChar">
    <w:name w:val="Intense Quote Char"/>
    <w:uiPriority w:val="30"/>
    <w:rsid w:val="008D46A0"/>
    <w:rPr>
      <w:i/>
    </w:rPr>
  </w:style>
  <w:style w:type="character" w:customStyle="1" w:styleId="HeaderChar">
    <w:name w:val="Header Char"/>
    <w:basedOn w:val="DefaultParagraphFont"/>
    <w:uiPriority w:val="99"/>
    <w:rsid w:val="008D46A0"/>
  </w:style>
  <w:style w:type="character" w:customStyle="1" w:styleId="FooterChar">
    <w:name w:val="Footer Char"/>
    <w:basedOn w:val="DefaultParagraphFont"/>
    <w:uiPriority w:val="99"/>
    <w:rsid w:val="008D46A0"/>
  </w:style>
  <w:style w:type="character" w:customStyle="1" w:styleId="CaptionChar">
    <w:name w:val="Caption Char"/>
    <w:uiPriority w:val="99"/>
    <w:rsid w:val="008D46A0"/>
  </w:style>
  <w:style w:type="table" w:styleId="PlainTable1">
    <w:name w:val="Plain Table 1"/>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cPr>
    </w:tblStylePr>
    <w:tblStylePr w:type="band1Horz">
      <w:rPr>
        <w:rFonts w:ascii="Arial" w:hAnsi="Arial"/>
        <w:color w:val="404040"/>
        <w:sz w:val="22"/>
      </w:rPr>
      <w:tblPr/>
      <w:tcPr>
        <w:shd w:val="clear" w:color="auto" w:fill="F2F2F2"/>
      </w:tcPr>
    </w:tblStylePr>
  </w:style>
  <w:style w:type="table" w:styleId="PlainTable4">
    <w:name w:val="Plain Table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cPr>
    </w:tblStylePr>
    <w:tblStylePr w:type="band1Horz">
      <w:rPr>
        <w:rFonts w:ascii="Arial" w:hAnsi="Arial"/>
        <w:color w:val="404040"/>
        <w:sz w:val="22"/>
      </w:rPr>
      <w:tblPr/>
      <w:tcPr>
        <w:shd w:val="clear" w:color="auto" w:fill="F2F2F2"/>
      </w:tcPr>
    </w:tblStylePr>
  </w:style>
  <w:style w:type="table" w:styleId="PlainTable5">
    <w:name w:val="Plain Table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cPr>
    </w:tblStylePr>
    <w:tblStylePr w:type="band1Horz">
      <w:rPr>
        <w:rFonts w:ascii="Arial" w:hAnsi="Arial"/>
        <w:color w:val="404040"/>
        <w:sz w:val="22"/>
      </w:rPr>
      <w:tblPr/>
      <w:tcPr>
        <w:shd w:val="clear" w:color="auto" w:fill="F2F2F2"/>
      </w:tcPr>
    </w:tblStylePr>
  </w:style>
  <w:style w:type="table" w:styleId="GridTable1Light">
    <w:name w:val="Grid Table 1 Light"/>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cPr>
    </w:tblStylePr>
    <w:tblStylePr w:type="band1Horz">
      <w:rPr>
        <w:rFonts w:ascii="Arial" w:hAnsi="Arial"/>
        <w:color w:val="404040"/>
        <w:sz w:val="22"/>
      </w:rPr>
      <w:tblPr/>
      <w:tcPr>
        <w:shd w:val="clear" w:color="auto" w:fill="CBCBCB"/>
      </w:tcPr>
    </w:tblStylePr>
  </w:style>
  <w:style w:type="table" w:styleId="GridTable3">
    <w:name w:val="Grid Table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cPr>
    </w:tblStylePr>
    <w:tblStylePr w:type="band1Horz">
      <w:rPr>
        <w:rFonts w:ascii="Arial" w:hAnsi="Arial"/>
        <w:color w:val="404040"/>
        <w:sz w:val="22"/>
      </w:rPr>
      <w:tblPr/>
      <w:tcPr>
        <w:shd w:val="clear" w:color="auto" w:fill="CBCBCB"/>
      </w:tcPr>
    </w:tblStylePr>
  </w:style>
  <w:style w:type="table" w:styleId="GridTable4">
    <w:name w:val="Grid Table 4"/>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cPr>
    </w:tblStylePr>
    <w:tblStylePr w:type="band1Horz">
      <w:rPr>
        <w:rFonts w:ascii="Arial" w:hAnsi="Arial"/>
        <w:color w:val="404040"/>
        <w:sz w:val="22"/>
      </w:rPr>
      <w:tblPr/>
      <w:tcPr>
        <w:shd w:val="clear" w:color="auto" w:fill="CBCBCB"/>
      </w:tcPr>
    </w:tblStylePr>
  </w:style>
  <w:style w:type="table" w:styleId="GridTable5Dark">
    <w:name w:val="Grid Table 5 Dark"/>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blPr>
    <w:tblStylePr w:type="firstRow">
      <w:rPr>
        <w:rFonts w:ascii="Arial" w:hAnsi="Arial"/>
        <w:b/>
        <w:color w:val="FFFFFF"/>
        <w:sz w:val="22"/>
      </w:rPr>
      <w:tblPr/>
      <w:tcPr>
        <w:shd w:val="clear" w:color="auto" w:fill="000000"/>
      </w:tcPr>
    </w:tblStylePr>
    <w:tblStylePr w:type="lastRow">
      <w:rPr>
        <w:rFonts w:ascii="Arial" w:hAnsi="Arial"/>
        <w:b/>
        <w:color w:val="FFFFFF"/>
        <w:sz w:val="22"/>
      </w:rPr>
      <w:tblPr/>
      <w:tcPr>
        <w:tcBorders>
          <w:top w:val="single" w:sz="4" w:space="0" w:color="FFFFFF" w:themeColor="light1"/>
        </w:tcBorders>
        <w:shd w:val="clear" w:color="auto" w:fill="000000"/>
      </w:tcPr>
    </w:tblStylePr>
    <w:tblStylePr w:type="firstCol">
      <w:rPr>
        <w:rFonts w:ascii="Arial" w:hAnsi="Arial"/>
        <w:b/>
        <w:color w:val="FFFFFF"/>
        <w:sz w:val="22"/>
      </w:rPr>
      <w:tblPr/>
      <w:tcPr>
        <w:shd w:val="clear" w:color="auto" w:fill="000000"/>
      </w:tcPr>
    </w:tblStylePr>
    <w:tblStylePr w:type="lastCol">
      <w:rPr>
        <w:rFonts w:ascii="Arial" w:hAnsi="Arial"/>
        <w:b/>
        <w:color w:val="FFFFFF"/>
        <w:sz w:val="22"/>
      </w:rPr>
      <w:tblPr/>
      <w:tcPr>
        <w:shd w:val="clear" w:color="auto" w:fill="000000"/>
      </w:tcPr>
    </w:tblStylePr>
    <w:tblStylePr w:type="band1Vert">
      <w:tblPr/>
      <w:tcPr>
        <w:shd w:val="clear" w:color="auto" w:fill="8A8A8A"/>
      </w:tcPr>
    </w:tblStylePr>
    <w:tblStylePr w:type="band1Horz">
      <w:tblPr/>
      <w:tcPr>
        <w:shd w:val="clear" w:color="auto" w:fill="8A8A8A"/>
      </w:tcPr>
    </w:tblStylePr>
  </w:style>
  <w:style w:type="table" w:customStyle="1" w:styleId="Tabellagriglia5scura-colore11">
    <w:name w:val="Tabella griglia 5 scura - colore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EEBF9"/>
    </w:tblPr>
    <w:tblStylePr w:type="firstRow">
      <w:rPr>
        <w:rFonts w:ascii="Arial" w:hAnsi="Arial"/>
        <w:b/>
        <w:color w:val="FFFFFF"/>
        <w:sz w:val="22"/>
      </w:rPr>
      <w:tblPr/>
      <w:tcPr>
        <w:shd w:val="clear" w:color="auto" w:fill="0E7594"/>
      </w:tcPr>
    </w:tblStylePr>
    <w:tblStylePr w:type="lastRow">
      <w:rPr>
        <w:rFonts w:ascii="Arial" w:hAnsi="Arial"/>
        <w:b/>
        <w:color w:val="FFFFFF"/>
        <w:sz w:val="22"/>
      </w:rPr>
      <w:tblPr/>
      <w:tcPr>
        <w:tcBorders>
          <w:top w:val="single" w:sz="4" w:space="0" w:color="FFFFFF" w:themeColor="light1"/>
        </w:tcBorders>
        <w:shd w:val="clear" w:color="auto" w:fill="0E7594"/>
      </w:tcPr>
    </w:tblStylePr>
    <w:tblStylePr w:type="firstCol">
      <w:rPr>
        <w:rFonts w:ascii="Arial" w:hAnsi="Arial"/>
        <w:b/>
        <w:color w:val="FFFFFF"/>
        <w:sz w:val="22"/>
      </w:rPr>
      <w:tblPr/>
      <w:tcPr>
        <w:shd w:val="clear" w:color="auto" w:fill="0E7594"/>
      </w:tcPr>
    </w:tblStylePr>
    <w:tblStylePr w:type="lastCol">
      <w:rPr>
        <w:rFonts w:ascii="Arial" w:hAnsi="Arial"/>
        <w:b/>
        <w:color w:val="FFFFFF"/>
        <w:sz w:val="22"/>
      </w:rPr>
      <w:tblPr/>
      <w:tcPr>
        <w:shd w:val="clear" w:color="auto" w:fill="0E7594"/>
      </w:tcPr>
    </w:tblStylePr>
    <w:tblStylePr w:type="band1Vert">
      <w:tblPr/>
      <w:tcPr>
        <w:shd w:val="clear" w:color="auto" w:fill="6CD2F1"/>
      </w:tcPr>
    </w:tblStylePr>
    <w:tblStylePr w:type="band1Horz">
      <w:tblPr/>
      <w:tcPr>
        <w:shd w:val="clear" w:color="auto" w:fill="6CD2F1"/>
      </w:tcPr>
    </w:tblStylePr>
  </w:style>
  <w:style w:type="table" w:customStyle="1" w:styleId="Tabellagriglia5scura-colore41">
    <w:name w:val="Tabella griglia 5 scura - colore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CFBE6"/>
    </w:tblPr>
    <w:tblStylePr w:type="firstRow">
      <w:rPr>
        <w:rFonts w:ascii="Arial" w:hAnsi="Arial"/>
        <w:b/>
        <w:color w:val="FFFFFF"/>
        <w:sz w:val="22"/>
      </w:rPr>
      <w:tblPr/>
      <w:tcPr>
        <w:shd w:val="clear" w:color="auto" w:fill="F4EF89"/>
      </w:tcPr>
    </w:tblStylePr>
    <w:tblStylePr w:type="lastRow">
      <w:rPr>
        <w:rFonts w:ascii="Arial" w:hAnsi="Arial"/>
        <w:b/>
        <w:color w:val="FFFFFF"/>
        <w:sz w:val="22"/>
      </w:rPr>
      <w:tblPr/>
      <w:tcPr>
        <w:tcBorders>
          <w:top w:val="single" w:sz="4" w:space="0" w:color="FFFFFF" w:themeColor="light1"/>
        </w:tcBorders>
        <w:shd w:val="clear" w:color="auto" w:fill="F4EF89"/>
      </w:tcPr>
    </w:tblStylePr>
    <w:tblStylePr w:type="firstCol">
      <w:rPr>
        <w:rFonts w:ascii="Arial" w:hAnsi="Arial"/>
        <w:b/>
        <w:color w:val="FFFFFF"/>
        <w:sz w:val="22"/>
      </w:rPr>
      <w:tblPr/>
      <w:tcPr>
        <w:shd w:val="clear" w:color="auto" w:fill="F4EF89"/>
      </w:tcPr>
    </w:tblStylePr>
    <w:tblStylePr w:type="lastCol">
      <w:rPr>
        <w:rFonts w:ascii="Arial" w:hAnsi="Arial"/>
        <w:b/>
        <w:color w:val="FFFFFF"/>
        <w:sz w:val="22"/>
      </w:rPr>
      <w:tblPr/>
      <w:tcPr>
        <w:shd w:val="clear" w:color="auto" w:fill="F4EF89"/>
      </w:tcPr>
    </w:tblStylePr>
    <w:tblStylePr w:type="band1Vert">
      <w:tblPr/>
      <w:tcPr>
        <w:shd w:val="clear" w:color="auto" w:fill="FAF7C8"/>
      </w:tcPr>
    </w:tblStylePr>
    <w:tblStylePr w:type="band1Horz">
      <w:tblPr/>
      <w:tcPr>
        <w:shd w:val="clear" w:color="auto" w:fill="FAF7C8"/>
      </w:tcPr>
    </w:tblStylePr>
  </w:style>
  <w:style w:type="table" w:styleId="GridTable6Colorful">
    <w:name w:val="Grid Table 6 Colorful"/>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cPr>
    </w:tblStylePr>
    <w:tblStylePr w:type="band1Horz">
      <w:rPr>
        <w:rFonts w:ascii="Arial" w:hAnsi="Arial"/>
        <w:color w:val="7F7F7F" w:themeColor="text1" w:themeTint="80" w:themeShade="95"/>
        <w:sz w:val="22"/>
      </w:rPr>
      <w:tblPr/>
      <w:tcPr>
        <w:shd w:val="clear" w:color="auto" w:fill="CBCBCB"/>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cPr>
    </w:tblStylePr>
    <w:tblStylePr w:type="band1Horz">
      <w:rPr>
        <w:rFonts w:ascii="Arial" w:hAnsi="Arial"/>
        <w:color w:val="7F7F7F" w:themeColor="text1" w:themeTint="80" w:themeShade="95"/>
        <w:sz w:val="22"/>
      </w:rPr>
      <w:tblPr/>
      <w:tcPr>
        <w:shd w:val="clear" w:color="auto" w:fill="F2F2F2"/>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cPr>
    </w:tblStylePr>
    <w:tblStylePr w:type="band1Horz">
      <w:tblPr/>
      <w:tcPr>
        <w:shd w:val="clear" w:color="auto" w:fill="BFBFBF"/>
      </w:tcPr>
    </w:tblStylePr>
  </w:style>
  <w:style w:type="table" w:styleId="ListTable2">
    <w:name w:val="List Table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cPr>
    </w:tblStylePr>
    <w:tblStylePr w:type="band1Horz">
      <w:rPr>
        <w:rFonts w:ascii="Arial" w:hAnsi="Arial"/>
        <w:color w:val="404040"/>
        <w:sz w:val="22"/>
      </w:rPr>
      <w:tblPr/>
      <w:tcPr>
        <w:shd w:val="clear" w:color="auto" w:fill="BFBFBF"/>
      </w:tcPr>
    </w:tblStylePr>
  </w:style>
  <w:style w:type="table" w:styleId="ListTable3">
    <w:name w:val="List Table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cPr>
    </w:tblStylePr>
    <w:tblStylePr w:type="band1Horz">
      <w:rPr>
        <w:rFonts w:ascii="Arial" w:hAnsi="Arial"/>
        <w:color w:val="404040"/>
        <w:sz w:val="22"/>
      </w:rPr>
      <w:tblPr/>
      <w:tcPr>
        <w:shd w:val="clear" w:color="auto" w:fill="BFBFBF"/>
      </w:tcPr>
    </w:tblStylePr>
  </w:style>
  <w:style w:type="table" w:styleId="ListTable5Dark">
    <w:name w:val="List Table 5 Dark"/>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cPr>
    </w:tblStylePr>
    <w:tblStylePr w:type="band2Horz">
      <w:tblPr/>
      <w:tcPr>
        <w:tcBorders>
          <w:top w:val="single" w:sz="4" w:space="0" w:color="FFFFFF" w:themeColor="light1"/>
          <w:bottom w:val="single" w:sz="4" w:space="0" w:color="FFFFFF" w:themeColor="light1"/>
        </w:tcBorders>
        <w:shd w:val="clear" w:color="auto" w:fill="7F7F7F"/>
      </w:tcPr>
    </w:tblStylePr>
  </w:style>
  <w:style w:type="table" w:styleId="ListTable6Colorful">
    <w:name w:val="List Table 6 Colorful"/>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cPr>
    </w:tblStylePr>
    <w:tblStylePr w:type="band1Horz">
      <w:rPr>
        <w:rFonts w:ascii="Arial" w:hAnsi="Arial"/>
        <w:color w:val="000000" w:themeColor="text1"/>
        <w:sz w:val="22"/>
      </w:rPr>
      <w:tblPr/>
      <w:tcPr>
        <w:shd w:val="clear" w:color="auto" w:fill="BFBFBF"/>
      </w:tcPr>
    </w:tblStylePr>
    <w:tblStylePr w:type="band2Horz">
      <w:rPr>
        <w:rFonts w:ascii="Arial" w:hAnsi="Arial"/>
        <w:color w:val="000000" w:themeColor="text1"/>
        <w:sz w:val="22"/>
      </w:rPr>
    </w:tblStylePr>
  </w:style>
  <w:style w:type="table" w:styleId="ListTable7Colorful">
    <w:name w:val="List Table 7 Colorful"/>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cPr>
    </w:tblStylePr>
    <w:tblStylePr w:type="band1Horz">
      <w:rPr>
        <w:rFonts w:ascii="Arial" w:hAnsi="Arial"/>
        <w:color w:val="7F7F7F" w:themeColor="text1" w:themeTint="80" w:themeShade="95"/>
        <w:sz w:val="22"/>
      </w:rPr>
      <w:tblPr/>
      <w:tcPr>
        <w:shd w:val="clear" w:color="auto" w:fill="BFBFBF"/>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1089AD"/>
      </w:tcPr>
    </w:tblStylePr>
    <w:tblStylePr w:type="lastRow">
      <w:rPr>
        <w:rFonts w:ascii="Arial" w:hAnsi="Arial"/>
        <w:color w:val="F2F2F2"/>
        <w:sz w:val="22"/>
      </w:rPr>
      <w:tblPr/>
      <w:tcPr>
        <w:shd w:val="clear" w:color="auto" w:fill="1089AD"/>
      </w:tcPr>
    </w:tblStylePr>
    <w:tblStylePr w:type="firstCol">
      <w:rPr>
        <w:rFonts w:ascii="Arial" w:hAnsi="Arial"/>
        <w:color w:val="F2F2F2"/>
        <w:sz w:val="22"/>
      </w:rPr>
      <w:tblPr/>
      <w:tcPr>
        <w:shd w:val="clear" w:color="auto" w:fill="1089AD"/>
      </w:tcPr>
    </w:tblStylePr>
    <w:tblStylePr w:type="lastCol">
      <w:rPr>
        <w:rFonts w:ascii="Arial" w:hAnsi="Arial"/>
        <w:color w:val="F2F2F2"/>
        <w:sz w:val="22"/>
      </w:rPr>
      <w:tblPr/>
      <w:tcPr>
        <w:shd w:val="clear" w:color="auto" w:fill="1089AD"/>
      </w:tcPr>
    </w:tblStylePr>
    <w:tblStylePr w:type="band1Vert">
      <w:rPr>
        <w:rFonts w:ascii="Arial" w:hAnsi="Arial"/>
        <w:color w:val="404040"/>
        <w:sz w:val="22"/>
      </w:rPr>
    </w:tblStylePr>
    <w:tblStylePr w:type="band2Vert">
      <w:rPr>
        <w:rFonts w:ascii="Arial" w:hAnsi="Arial"/>
        <w:color w:val="404040"/>
        <w:sz w:val="22"/>
      </w:rPr>
      <w:tblPr/>
      <w:tcPr>
        <w:shd w:val="clear" w:color="auto" w:fill="9BE0F5"/>
      </w:tcPr>
    </w:tblStylePr>
    <w:tblStylePr w:type="band1Horz">
      <w:rPr>
        <w:rFonts w:ascii="Arial" w:hAnsi="Arial"/>
        <w:color w:val="404040"/>
        <w:sz w:val="22"/>
      </w:rPr>
    </w:tblStylePr>
    <w:tblStylePr w:type="band2Horz">
      <w:rPr>
        <w:rFonts w:ascii="Arial" w:hAnsi="Arial"/>
        <w:color w:val="404040"/>
        <w:sz w:val="22"/>
      </w:rPr>
      <w:tblPr/>
      <w:tcPr>
        <w:shd w:val="clear" w:color="auto" w:fill="9BE0F5"/>
      </w:tcPr>
    </w:tblStylePr>
  </w:style>
  <w:style w:type="table" w:customStyle="1" w:styleId="Lined-Accent2">
    <w:name w:val="Lined - Accent 2"/>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686868"/>
      </w:tcPr>
    </w:tblStylePr>
    <w:tblStylePr w:type="lastRow">
      <w:rPr>
        <w:rFonts w:ascii="Arial" w:hAnsi="Arial"/>
        <w:color w:val="F2F2F2"/>
        <w:sz w:val="22"/>
      </w:rPr>
      <w:tblPr/>
      <w:tcPr>
        <w:shd w:val="clear" w:color="auto" w:fill="686868"/>
      </w:tcPr>
    </w:tblStylePr>
    <w:tblStylePr w:type="firstCol">
      <w:rPr>
        <w:rFonts w:ascii="Arial" w:hAnsi="Arial"/>
        <w:color w:val="F2F2F2"/>
        <w:sz w:val="22"/>
      </w:rPr>
      <w:tblPr/>
      <w:tcPr>
        <w:shd w:val="clear" w:color="auto" w:fill="686868"/>
      </w:tcPr>
    </w:tblStylePr>
    <w:tblStylePr w:type="lastCol">
      <w:rPr>
        <w:rFonts w:ascii="Arial" w:hAnsi="Arial"/>
        <w:color w:val="F2F2F2"/>
        <w:sz w:val="22"/>
      </w:rPr>
      <w:tblPr/>
      <w:tcPr>
        <w:shd w:val="clear" w:color="auto" w:fill="686868"/>
      </w:tcPr>
    </w:tblStylePr>
    <w:tblStylePr w:type="band1Vert">
      <w:rPr>
        <w:rFonts w:ascii="Arial" w:hAnsi="Arial"/>
        <w:color w:val="404040"/>
        <w:sz w:val="22"/>
      </w:rPr>
    </w:tblStylePr>
    <w:tblStylePr w:type="band2Vert">
      <w:rPr>
        <w:rFonts w:ascii="Arial" w:hAnsi="Arial"/>
        <w:color w:val="404040"/>
        <w:sz w:val="22"/>
      </w:rPr>
      <w:tblPr/>
      <w:tcPr>
        <w:shd w:val="clear" w:color="auto" w:fill="CDCDCD"/>
      </w:tcPr>
    </w:tblStylePr>
    <w:tblStylePr w:type="band1Horz">
      <w:rPr>
        <w:rFonts w:ascii="Arial" w:hAnsi="Arial"/>
        <w:color w:val="404040"/>
        <w:sz w:val="22"/>
      </w:rPr>
    </w:tblStylePr>
    <w:tblStylePr w:type="band2Horz">
      <w:rPr>
        <w:rFonts w:ascii="Arial" w:hAnsi="Arial"/>
        <w:color w:val="404040"/>
        <w:sz w:val="22"/>
      </w:rPr>
      <w:tblPr/>
      <w:tcPr>
        <w:shd w:val="clear" w:color="auto" w:fill="CDCDCD"/>
      </w:tcPr>
    </w:tblStylePr>
  </w:style>
  <w:style w:type="table" w:customStyle="1" w:styleId="Lined-Accent3">
    <w:name w:val="Lined - Accent 3"/>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2197AC"/>
      </w:tcPr>
    </w:tblStylePr>
    <w:tblStylePr w:type="lastRow">
      <w:rPr>
        <w:rFonts w:ascii="Arial" w:hAnsi="Arial"/>
        <w:color w:val="F2F2F2"/>
        <w:sz w:val="22"/>
      </w:rPr>
      <w:tblPr/>
      <w:tcPr>
        <w:shd w:val="clear" w:color="auto" w:fill="2197AC"/>
      </w:tcPr>
    </w:tblStylePr>
    <w:tblStylePr w:type="firstCol">
      <w:rPr>
        <w:rFonts w:ascii="Arial" w:hAnsi="Arial"/>
        <w:color w:val="F2F2F2"/>
        <w:sz w:val="22"/>
      </w:rPr>
      <w:tblPr/>
      <w:tcPr>
        <w:shd w:val="clear" w:color="auto" w:fill="2197AC"/>
      </w:tcPr>
    </w:tblStylePr>
    <w:tblStylePr w:type="lastCol">
      <w:rPr>
        <w:rFonts w:ascii="Arial" w:hAnsi="Arial"/>
        <w:color w:val="F2F2F2"/>
        <w:sz w:val="22"/>
      </w:rPr>
      <w:tblPr/>
      <w:tcPr>
        <w:shd w:val="clear" w:color="auto" w:fill="2197AC"/>
      </w:tcPr>
    </w:tblStylePr>
    <w:tblStylePr w:type="band1Vert">
      <w:rPr>
        <w:rFonts w:ascii="Arial" w:hAnsi="Arial"/>
        <w:color w:val="404040"/>
        <w:sz w:val="22"/>
      </w:rPr>
    </w:tblStylePr>
    <w:tblStylePr w:type="band2Vert">
      <w:rPr>
        <w:rFonts w:ascii="Arial" w:hAnsi="Arial"/>
        <w:color w:val="404040"/>
        <w:sz w:val="22"/>
      </w:rPr>
      <w:tblPr/>
      <w:tcPr>
        <w:shd w:val="clear" w:color="auto" w:fill="CAEEF5"/>
      </w:tcPr>
    </w:tblStylePr>
    <w:tblStylePr w:type="band1Horz">
      <w:rPr>
        <w:rFonts w:ascii="Arial" w:hAnsi="Arial"/>
        <w:color w:val="404040"/>
        <w:sz w:val="22"/>
      </w:rPr>
    </w:tblStylePr>
    <w:tblStylePr w:type="band2Horz">
      <w:rPr>
        <w:rFonts w:ascii="Arial" w:hAnsi="Arial"/>
        <w:color w:val="404040"/>
        <w:sz w:val="22"/>
      </w:rPr>
      <w:tblPr/>
      <w:tcPr>
        <w:shd w:val="clear" w:color="auto" w:fill="CAEEF5"/>
      </w:tcPr>
    </w:tblStylePr>
  </w:style>
  <w:style w:type="table" w:customStyle="1" w:styleId="Lined-Accent4">
    <w:name w:val="Lined - Accent 4"/>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F8F5B7"/>
      </w:tcPr>
    </w:tblStylePr>
    <w:tblStylePr w:type="lastRow">
      <w:rPr>
        <w:rFonts w:ascii="Arial" w:hAnsi="Arial"/>
        <w:color w:val="F2F2F2"/>
        <w:sz w:val="22"/>
      </w:rPr>
      <w:tblPr/>
      <w:tcPr>
        <w:shd w:val="clear" w:color="auto" w:fill="F8F5B7"/>
      </w:tcPr>
    </w:tblStylePr>
    <w:tblStylePr w:type="firstCol">
      <w:rPr>
        <w:rFonts w:ascii="Arial" w:hAnsi="Arial"/>
        <w:color w:val="F2F2F2"/>
        <w:sz w:val="22"/>
      </w:rPr>
      <w:tblPr/>
      <w:tcPr>
        <w:shd w:val="clear" w:color="auto" w:fill="F8F5B7"/>
      </w:tcPr>
    </w:tblStylePr>
    <w:tblStylePr w:type="lastCol">
      <w:rPr>
        <w:rFonts w:ascii="Arial" w:hAnsi="Arial"/>
        <w:color w:val="F2F2F2"/>
        <w:sz w:val="22"/>
      </w:rPr>
      <w:tblPr/>
      <w:tcPr>
        <w:shd w:val="clear" w:color="auto" w:fill="F8F5B7"/>
      </w:tcPr>
    </w:tblStylePr>
    <w:tblStylePr w:type="band1Vert">
      <w:rPr>
        <w:rFonts w:ascii="Arial" w:hAnsi="Arial"/>
        <w:color w:val="404040"/>
        <w:sz w:val="22"/>
      </w:rPr>
    </w:tblStylePr>
    <w:tblStylePr w:type="band2Vert">
      <w:rPr>
        <w:rFonts w:ascii="Arial" w:hAnsi="Arial"/>
        <w:color w:val="404040"/>
        <w:sz w:val="22"/>
      </w:rPr>
      <w:tblPr/>
      <w:tcPr>
        <w:shd w:val="clear" w:color="auto" w:fill="FCFBE6"/>
      </w:tcPr>
    </w:tblStylePr>
    <w:tblStylePr w:type="band1Horz">
      <w:rPr>
        <w:rFonts w:ascii="Arial" w:hAnsi="Arial"/>
        <w:color w:val="404040"/>
        <w:sz w:val="22"/>
      </w:rPr>
    </w:tblStylePr>
    <w:tblStylePr w:type="band2Horz">
      <w:rPr>
        <w:rFonts w:ascii="Arial" w:hAnsi="Arial"/>
        <w:color w:val="404040"/>
        <w:sz w:val="22"/>
      </w:rPr>
      <w:tblPr/>
      <w:tcPr>
        <w:shd w:val="clear" w:color="auto" w:fill="FCFBE6"/>
      </w:tcPr>
    </w:tblStylePr>
  </w:style>
  <w:style w:type="table" w:customStyle="1" w:styleId="Lined-Accent5">
    <w:name w:val="Lined - Accent 5"/>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6AB7C8"/>
      </w:tcPr>
    </w:tblStylePr>
    <w:tblStylePr w:type="lastRow">
      <w:rPr>
        <w:rFonts w:ascii="Arial" w:hAnsi="Arial"/>
        <w:color w:val="F2F2F2"/>
        <w:sz w:val="22"/>
      </w:rPr>
      <w:tblPr/>
      <w:tcPr>
        <w:shd w:val="clear" w:color="auto" w:fill="6AB7C8"/>
      </w:tcPr>
    </w:tblStylePr>
    <w:tblStylePr w:type="firstCol">
      <w:rPr>
        <w:rFonts w:ascii="Arial" w:hAnsi="Arial"/>
        <w:color w:val="F2F2F2"/>
        <w:sz w:val="22"/>
      </w:rPr>
      <w:tblPr/>
      <w:tcPr>
        <w:shd w:val="clear" w:color="auto" w:fill="6AB7C8"/>
      </w:tcPr>
    </w:tblStylePr>
    <w:tblStylePr w:type="lastCol">
      <w:rPr>
        <w:rFonts w:ascii="Arial" w:hAnsi="Arial"/>
        <w:color w:val="F2F2F2"/>
        <w:sz w:val="22"/>
      </w:rPr>
      <w:tblPr/>
      <w:tcPr>
        <w:shd w:val="clear" w:color="auto" w:fill="6AB7C8"/>
      </w:tcPr>
    </w:tblStylePr>
    <w:tblStylePr w:type="band1Vert">
      <w:rPr>
        <w:rFonts w:ascii="Arial" w:hAnsi="Arial"/>
        <w:color w:val="404040"/>
        <w:sz w:val="22"/>
      </w:rPr>
    </w:tblStylePr>
    <w:tblStylePr w:type="band2Vert">
      <w:rPr>
        <w:rFonts w:ascii="Arial" w:hAnsi="Arial"/>
        <w:color w:val="404040"/>
        <w:sz w:val="22"/>
      </w:rPr>
      <w:tblPr/>
      <w:tcPr>
        <w:shd w:val="clear" w:color="auto" w:fill="E0F0F3"/>
      </w:tcPr>
    </w:tblStylePr>
    <w:tblStylePr w:type="band1Horz">
      <w:rPr>
        <w:rFonts w:ascii="Arial" w:hAnsi="Arial"/>
        <w:color w:val="404040"/>
        <w:sz w:val="22"/>
      </w:rPr>
    </w:tblStylePr>
    <w:tblStylePr w:type="band2Horz">
      <w:rPr>
        <w:rFonts w:ascii="Arial" w:hAnsi="Arial"/>
        <w:color w:val="404040"/>
        <w:sz w:val="22"/>
      </w:rPr>
      <w:tblPr/>
      <w:tcPr>
        <w:shd w:val="clear" w:color="auto" w:fill="E0F0F3"/>
      </w:tcPr>
    </w:tblStylePr>
  </w:style>
  <w:style w:type="table" w:customStyle="1" w:styleId="Lined-Accent6">
    <w:name w:val="Lined - Accent 6"/>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Pr>
    <w:tblStylePr w:type="firstRow">
      <w:rPr>
        <w:rFonts w:ascii="Arial" w:hAnsi="Arial"/>
        <w:color w:val="F2F2F2"/>
        <w:sz w:val="22"/>
      </w:rPr>
      <w:tblPr/>
      <w:tcPr>
        <w:shd w:val="clear" w:color="auto" w:fill="FFE700"/>
      </w:tcPr>
    </w:tblStylePr>
    <w:tblStylePr w:type="lastRow">
      <w:rPr>
        <w:rFonts w:ascii="Arial" w:hAnsi="Arial"/>
        <w:color w:val="F2F2F2"/>
        <w:sz w:val="22"/>
      </w:rPr>
      <w:tblPr/>
      <w:tcPr>
        <w:shd w:val="clear" w:color="auto" w:fill="FFE700"/>
      </w:tcPr>
    </w:tblStylePr>
    <w:tblStylePr w:type="firstCol">
      <w:rPr>
        <w:rFonts w:ascii="Arial" w:hAnsi="Arial"/>
        <w:color w:val="F2F2F2"/>
        <w:sz w:val="22"/>
      </w:rPr>
      <w:tblPr/>
      <w:tcPr>
        <w:shd w:val="clear" w:color="auto" w:fill="FFE700"/>
      </w:tcPr>
    </w:tblStylePr>
    <w:tblStylePr w:type="lastCol">
      <w:rPr>
        <w:rFonts w:ascii="Arial" w:hAnsi="Arial"/>
        <w:color w:val="F2F2F2"/>
        <w:sz w:val="22"/>
      </w:rPr>
      <w:tblPr/>
      <w:tcPr>
        <w:shd w:val="clear" w:color="auto" w:fill="FFE700"/>
      </w:tcPr>
    </w:tblStylePr>
    <w:tblStylePr w:type="band1Vert">
      <w:rPr>
        <w:rFonts w:ascii="Arial" w:hAnsi="Arial"/>
        <w:color w:val="404040"/>
        <w:sz w:val="22"/>
      </w:rPr>
    </w:tblStylePr>
    <w:tblStylePr w:type="band2Vert">
      <w:rPr>
        <w:rFonts w:ascii="Arial" w:hAnsi="Arial"/>
        <w:color w:val="404040"/>
        <w:sz w:val="22"/>
      </w:rPr>
      <w:tblPr/>
      <w:tcPr>
        <w:shd w:val="clear" w:color="auto" w:fill="FFFACB"/>
      </w:tcPr>
    </w:tblStylePr>
    <w:tblStylePr w:type="band1Horz">
      <w:rPr>
        <w:rFonts w:ascii="Arial" w:hAnsi="Arial"/>
        <w:color w:val="404040"/>
        <w:sz w:val="22"/>
      </w:rPr>
    </w:tblStylePr>
    <w:tblStylePr w:type="band2Horz">
      <w:rPr>
        <w:rFonts w:ascii="Arial" w:hAnsi="Arial"/>
        <w:color w:val="404040"/>
        <w:sz w:val="22"/>
      </w:rPr>
      <w:tblPr/>
      <w:tcPr>
        <w:shd w:val="clear" w:color="auto" w:fill="FFFACB"/>
      </w:tcPr>
    </w:tblStylePr>
  </w:style>
  <w:style w:type="table" w:customStyle="1" w:styleId="BorderedLined-Accent">
    <w:name w:val="Bordered &amp; Lined - Accent"/>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1089AD"/>
      </w:tcPr>
    </w:tblStylePr>
    <w:tblStylePr w:type="lastRow">
      <w:rPr>
        <w:rFonts w:ascii="Arial" w:hAnsi="Arial"/>
        <w:color w:val="F2F2F2"/>
        <w:sz w:val="22"/>
      </w:rPr>
      <w:tblPr/>
      <w:tcPr>
        <w:shd w:val="clear" w:color="auto" w:fill="1089AD"/>
      </w:tcPr>
    </w:tblStylePr>
    <w:tblStylePr w:type="firstCol">
      <w:rPr>
        <w:rFonts w:ascii="Arial" w:hAnsi="Arial"/>
        <w:color w:val="F2F2F2"/>
        <w:sz w:val="22"/>
      </w:rPr>
      <w:tblPr/>
      <w:tcPr>
        <w:shd w:val="clear" w:color="auto" w:fill="1089AD"/>
      </w:tcPr>
    </w:tblStylePr>
    <w:tblStylePr w:type="lastCol">
      <w:rPr>
        <w:rFonts w:ascii="Arial" w:hAnsi="Arial"/>
        <w:color w:val="F2F2F2"/>
        <w:sz w:val="22"/>
      </w:rPr>
      <w:tblPr/>
      <w:tcPr>
        <w:shd w:val="clear" w:color="auto" w:fill="1089AD"/>
      </w:tcPr>
    </w:tblStylePr>
    <w:tblStylePr w:type="band1Vert">
      <w:rPr>
        <w:rFonts w:ascii="Arial" w:hAnsi="Arial"/>
        <w:color w:val="404040"/>
        <w:sz w:val="22"/>
      </w:rPr>
    </w:tblStylePr>
    <w:tblStylePr w:type="band2Vert">
      <w:rPr>
        <w:rFonts w:ascii="Arial" w:hAnsi="Arial"/>
        <w:color w:val="404040"/>
        <w:sz w:val="22"/>
      </w:rPr>
      <w:tblPr/>
      <w:tcPr>
        <w:shd w:val="clear" w:color="auto" w:fill="9BE0F5"/>
      </w:tcPr>
    </w:tblStylePr>
    <w:tblStylePr w:type="band1Horz">
      <w:rPr>
        <w:rFonts w:ascii="Arial" w:hAnsi="Arial"/>
        <w:color w:val="404040"/>
        <w:sz w:val="22"/>
      </w:rPr>
    </w:tblStylePr>
    <w:tblStylePr w:type="band2Horz">
      <w:rPr>
        <w:rFonts w:ascii="Arial" w:hAnsi="Arial"/>
        <w:color w:val="404040"/>
        <w:sz w:val="22"/>
      </w:rPr>
      <w:tblPr/>
      <w:tcPr>
        <w:shd w:val="clear" w:color="auto" w:fill="9BE0F5"/>
      </w:tcPr>
    </w:tblStylePr>
  </w:style>
  <w:style w:type="table" w:customStyle="1" w:styleId="BorderedLined-Accent2">
    <w:name w:val="Bordered &amp; Lined - Accent 2"/>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686868"/>
      </w:tcPr>
    </w:tblStylePr>
    <w:tblStylePr w:type="lastRow">
      <w:rPr>
        <w:rFonts w:ascii="Arial" w:hAnsi="Arial"/>
        <w:color w:val="F2F2F2"/>
        <w:sz w:val="22"/>
      </w:rPr>
      <w:tblPr/>
      <w:tcPr>
        <w:shd w:val="clear" w:color="auto" w:fill="686868"/>
      </w:tcPr>
    </w:tblStylePr>
    <w:tblStylePr w:type="firstCol">
      <w:rPr>
        <w:rFonts w:ascii="Arial" w:hAnsi="Arial"/>
        <w:color w:val="F2F2F2"/>
        <w:sz w:val="22"/>
      </w:rPr>
      <w:tblPr/>
      <w:tcPr>
        <w:shd w:val="clear" w:color="auto" w:fill="686868"/>
      </w:tcPr>
    </w:tblStylePr>
    <w:tblStylePr w:type="lastCol">
      <w:rPr>
        <w:rFonts w:ascii="Arial" w:hAnsi="Arial"/>
        <w:color w:val="F2F2F2"/>
        <w:sz w:val="22"/>
      </w:rPr>
      <w:tblPr/>
      <w:tcPr>
        <w:shd w:val="clear" w:color="auto" w:fill="686868"/>
      </w:tcPr>
    </w:tblStylePr>
    <w:tblStylePr w:type="band1Vert">
      <w:rPr>
        <w:rFonts w:ascii="Arial" w:hAnsi="Arial"/>
        <w:color w:val="404040"/>
        <w:sz w:val="22"/>
      </w:rPr>
    </w:tblStylePr>
    <w:tblStylePr w:type="band2Vert">
      <w:rPr>
        <w:rFonts w:ascii="Arial" w:hAnsi="Arial"/>
        <w:color w:val="404040"/>
        <w:sz w:val="22"/>
      </w:rPr>
      <w:tblPr/>
      <w:tcPr>
        <w:shd w:val="clear" w:color="auto" w:fill="CDCDCD"/>
      </w:tcPr>
    </w:tblStylePr>
    <w:tblStylePr w:type="band1Horz">
      <w:rPr>
        <w:rFonts w:ascii="Arial" w:hAnsi="Arial"/>
        <w:color w:val="404040"/>
        <w:sz w:val="22"/>
      </w:rPr>
    </w:tblStylePr>
    <w:tblStylePr w:type="band2Horz">
      <w:rPr>
        <w:rFonts w:ascii="Arial" w:hAnsi="Arial"/>
        <w:color w:val="404040"/>
        <w:sz w:val="22"/>
      </w:rPr>
      <w:tblPr/>
      <w:tcPr>
        <w:shd w:val="clear" w:color="auto" w:fill="CDCDCD"/>
      </w:tcPr>
    </w:tblStylePr>
  </w:style>
  <w:style w:type="table" w:customStyle="1" w:styleId="BorderedLined-Accent3">
    <w:name w:val="Bordered &amp; Lined - Accent 3"/>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2197AC"/>
      </w:tcPr>
    </w:tblStylePr>
    <w:tblStylePr w:type="lastRow">
      <w:rPr>
        <w:rFonts w:ascii="Arial" w:hAnsi="Arial"/>
        <w:color w:val="F2F2F2"/>
        <w:sz w:val="22"/>
      </w:rPr>
      <w:tblPr/>
      <w:tcPr>
        <w:shd w:val="clear" w:color="auto" w:fill="2197AC"/>
      </w:tcPr>
    </w:tblStylePr>
    <w:tblStylePr w:type="firstCol">
      <w:rPr>
        <w:rFonts w:ascii="Arial" w:hAnsi="Arial"/>
        <w:color w:val="F2F2F2"/>
        <w:sz w:val="22"/>
      </w:rPr>
      <w:tblPr/>
      <w:tcPr>
        <w:shd w:val="clear" w:color="auto" w:fill="2197AC"/>
      </w:tcPr>
    </w:tblStylePr>
    <w:tblStylePr w:type="lastCol">
      <w:rPr>
        <w:rFonts w:ascii="Arial" w:hAnsi="Arial"/>
        <w:color w:val="F2F2F2"/>
        <w:sz w:val="22"/>
      </w:rPr>
      <w:tblPr/>
      <w:tcPr>
        <w:shd w:val="clear" w:color="auto" w:fill="2197AC"/>
      </w:tcPr>
    </w:tblStylePr>
    <w:tblStylePr w:type="band1Vert">
      <w:rPr>
        <w:rFonts w:ascii="Arial" w:hAnsi="Arial"/>
        <w:color w:val="404040"/>
        <w:sz w:val="22"/>
      </w:rPr>
    </w:tblStylePr>
    <w:tblStylePr w:type="band2Vert">
      <w:rPr>
        <w:rFonts w:ascii="Arial" w:hAnsi="Arial"/>
        <w:color w:val="404040"/>
        <w:sz w:val="22"/>
      </w:rPr>
      <w:tblPr/>
      <w:tcPr>
        <w:shd w:val="clear" w:color="auto" w:fill="CAEEF5"/>
      </w:tcPr>
    </w:tblStylePr>
    <w:tblStylePr w:type="band1Horz">
      <w:rPr>
        <w:rFonts w:ascii="Arial" w:hAnsi="Arial"/>
        <w:color w:val="404040"/>
        <w:sz w:val="22"/>
      </w:rPr>
    </w:tblStylePr>
    <w:tblStylePr w:type="band2Horz">
      <w:rPr>
        <w:rFonts w:ascii="Arial" w:hAnsi="Arial"/>
        <w:color w:val="404040"/>
        <w:sz w:val="22"/>
      </w:rPr>
      <w:tblPr/>
      <w:tcPr>
        <w:shd w:val="clear" w:color="auto" w:fill="CAEEF5"/>
      </w:tcPr>
    </w:tblStylePr>
  </w:style>
  <w:style w:type="table" w:customStyle="1" w:styleId="BorderedLined-Accent4">
    <w:name w:val="Bordered &amp; Lined - Accent 4"/>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8F5B7"/>
      </w:tcPr>
    </w:tblStylePr>
    <w:tblStylePr w:type="lastRow">
      <w:rPr>
        <w:rFonts w:ascii="Arial" w:hAnsi="Arial"/>
        <w:color w:val="F2F2F2"/>
        <w:sz w:val="22"/>
      </w:rPr>
      <w:tblPr/>
      <w:tcPr>
        <w:shd w:val="clear" w:color="auto" w:fill="F8F5B7"/>
      </w:tcPr>
    </w:tblStylePr>
    <w:tblStylePr w:type="firstCol">
      <w:rPr>
        <w:rFonts w:ascii="Arial" w:hAnsi="Arial"/>
        <w:color w:val="F2F2F2"/>
        <w:sz w:val="22"/>
      </w:rPr>
      <w:tblPr/>
      <w:tcPr>
        <w:shd w:val="clear" w:color="auto" w:fill="F8F5B7"/>
      </w:tcPr>
    </w:tblStylePr>
    <w:tblStylePr w:type="lastCol">
      <w:rPr>
        <w:rFonts w:ascii="Arial" w:hAnsi="Arial"/>
        <w:color w:val="F2F2F2"/>
        <w:sz w:val="22"/>
      </w:rPr>
      <w:tblPr/>
      <w:tcPr>
        <w:shd w:val="clear" w:color="auto" w:fill="F8F5B7"/>
      </w:tcPr>
    </w:tblStylePr>
    <w:tblStylePr w:type="band1Vert">
      <w:rPr>
        <w:rFonts w:ascii="Arial" w:hAnsi="Arial"/>
        <w:color w:val="404040"/>
        <w:sz w:val="22"/>
      </w:rPr>
    </w:tblStylePr>
    <w:tblStylePr w:type="band2Vert">
      <w:rPr>
        <w:rFonts w:ascii="Arial" w:hAnsi="Arial"/>
        <w:color w:val="404040"/>
        <w:sz w:val="22"/>
      </w:rPr>
      <w:tblPr/>
      <w:tcPr>
        <w:shd w:val="clear" w:color="auto" w:fill="FCFBE6"/>
      </w:tcPr>
    </w:tblStylePr>
    <w:tblStylePr w:type="band1Horz">
      <w:rPr>
        <w:rFonts w:ascii="Arial" w:hAnsi="Arial"/>
        <w:color w:val="404040"/>
        <w:sz w:val="22"/>
      </w:rPr>
    </w:tblStylePr>
    <w:tblStylePr w:type="band2Horz">
      <w:rPr>
        <w:rFonts w:ascii="Arial" w:hAnsi="Arial"/>
        <w:color w:val="404040"/>
        <w:sz w:val="22"/>
      </w:rPr>
      <w:tblPr/>
      <w:tcPr>
        <w:shd w:val="clear" w:color="auto" w:fill="FCFBE6"/>
      </w:tcPr>
    </w:tblStylePr>
  </w:style>
  <w:style w:type="table" w:customStyle="1" w:styleId="BorderedLined-Accent5">
    <w:name w:val="Bordered &amp; Lined - Accent 5"/>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6AB7C8"/>
      </w:tcPr>
    </w:tblStylePr>
    <w:tblStylePr w:type="lastRow">
      <w:rPr>
        <w:rFonts w:ascii="Arial" w:hAnsi="Arial"/>
        <w:color w:val="F2F2F2"/>
        <w:sz w:val="22"/>
      </w:rPr>
      <w:tblPr/>
      <w:tcPr>
        <w:shd w:val="clear" w:color="auto" w:fill="6AB7C8"/>
      </w:tcPr>
    </w:tblStylePr>
    <w:tblStylePr w:type="firstCol">
      <w:rPr>
        <w:rFonts w:ascii="Arial" w:hAnsi="Arial"/>
        <w:color w:val="F2F2F2"/>
        <w:sz w:val="22"/>
      </w:rPr>
      <w:tblPr/>
      <w:tcPr>
        <w:shd w:val="clear" w:color="auto" w:fill="6AB7C8"/>
      </w:tcPr>
    </w:tblStylePr>
    <w:tblStylePr w:type="lastCol">
      <w:rPr>
        <w:rFonts w:ascii="Arial" w:hAnsi="Arial"/>
        <w:color w:val="F2F2F2"/>
        <w:sz w:val="22"/>
      </w:rPr>
      <w:tblPr/>
      <w:tcPr>
        <w:shd w:val="clear" w:color="auto" w:fill="6AB7C8"/>
      </w:tcPr>
    </w:tblStylePr>
    <w:tblStylePr w:type="band1Vert">
      <w:rPr>
        <w:rFonts w:ascii="Arial" w:hAnsi="Arial"/>
        <w:color w:val="404040"/>
        <w:sz w:val="22"/>
      </w:rPr>
    </w:tblStylePr>
    <w:tblStylePr w:type="band2Vert">
      <w:rPr>
        <w:rFonts w:ascii="Arial" w:hAnsi="Arial"/>
        <w:color w:val="404040"/>
        <w:sz w:val="22"/>
      </w:rPr>
      <w:tblPr/>
      <w:tcPr>
        <w:shd w:val="clear" w:color="auto" w:fill="E0F0F3"/>
      </w:tcPr>
    </w:tblStylePr>
    <w:tblStylePr w:type="band1Horz">
      <w:rPr>
        <w:rFonts w:ascii="Arial" w:hAnsi="Arial"/>
        <w:color w:val="404040"/>
        <w:sz w:val="22"/>
      </w:rPr>
    </w:tblStylePr>
    <w:tblStylePr w:type="band2Horz">
      <w:rPr>
        <w:rFonts w:ascii="Arial" w:hAnsi="Arial"/>
        <w:color w:val="404040"/>
        <w:sz w:val="22"/>
      </w:rPr>
      <w:tblPr/>
      <w:tcPr>
        <w:shd w:val="clear" w:color="auto" w:fill="E0F0F3"/>
      </w:tcPr>
    </w:tblStylePr>
  </w:style>
  <w:style w:type="table" w:customStyle="1" w:styleId="BorderedLined-Accent6">
    <w:name w:val="Bordered &amp; Lined - Accent 6"/>
    <w:basedOn w:val="TableNormal"/>
    <w:uiPriority w:val="99"/>
    <w:rsid w:val="008D46A0"/>
    <w:pPr>
      <w:spacing w:after="0" w:line="240" w:lineRule="auto"/>
    </w:pPr>
    <w:rPr>
      <w:rFonts w:ascii="Arial Rounded MT Bold" w:eastAsia="Arial Rounded MT Bold" w:hAnsi="Arial Rounded MT Bold" w:cs="Arial Rounded MT Bold"/>
      <w:color w:val="404040"/>
      <w:kern w:val="0"/>
      <w:sz w:val="20"/>
      <w:szCs w:val="20"/>
      <w:lang w:val="el-GR" w:eastAsia="el-GR"/>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FFE700"/>
      </w:tcPr>
    </w:tblStylePr>
    <w:tblStylePr w:type="lastRow">
      <w:rPr>
        <w:rFonts w:ascii="Arial" w:hAnsi="Arial"/>
        <w:color w:val="F2F2F2"/>
        <w:sz w:val="22"/>
      </w:rPr>
      <w:tblPr/>
      <w:tcPr>
        <w:shd w:val="clear" w:color="auto" w:fill="FFE700"/>
      </w:tcPr>
    </w:tblStylePr>
    <w:tblStylePr w:type="firstCol">
      <w:rPr>
        <w:rFonts w:ascii="Arial" w:hAnsi="Arial"/>
        <w:color w:val="F2F2F2"/>
        <w:sz w:val="22"/>
      </w:rPr>
      <w:tblPr/>
      <w:tcPr>
        <w:shd w:val="clear" w:color="auto" w:fill="FFE700"/>
      </w:tcPr>
    </w:tblStylePr>
    <w:tblStylePr w:type="lastCol">
      <w:rPr>
        <w:rFonts w:ascii="Arial" w:hAnsi="Arial"/>
        <w:color w:val="F2F2F2"/>
        <w:sz w:val="22"/>
      </w:rPr>
      <w:tblPr/>
      <w:tcPr>
        <w:shd w:val="clear" w:color="auto" w:fill="FFE700"/>
      </w:tcPr>
    </w:tblStylePr>
    <w:tblStylePr w:type="band1Vert">
      <w:rPr>
        <w:rFonts w:ascii="Arial" w:hAnsi="Arial"/>
        <w:color w:val="404040"/>
        <w:sz w:val="22"/>
      </w:rPr>
    </w:tblStylePr>
    <w:tblStylePr w:type="band2Vert">
      <w:rPr>
        <w:rFonts w:ascii="Arial" w:hAnsi="Arial"/>
        <w:color w:val="404040"/>
        <w:sz w:val="22"/>
      </w:rPr>
      <w:tblPr/>
      <w:tcPr>
        <w:shd w:val="clear" w:color="auto" w:fill="FFFACB"/>
      </w:tcPr>
    </w:tblStylePr>
    <w:tblStylePr w:type="band1Horz">
      <w:rPr>
        <w:rFonts w:ascii="Arial" w:hAnsi="Arial"/>
        <w:color w:val="404040"/>
        <w:sz w:val="22"/>
      </w:rPr>
    </w:tblStylePr>
    <w:tblStylePr w:type="band2Horz">
      <w:rPr>
        <w:rFonts w:ascii="Arial" w:hAnsi="Arial"/>
        <w:color w:val="404040"/>
        <w:sz w:val="22"/>
      </w:rPr>
      <w:tblPr/>
      <w:tcPr>
        <w:shd w:val="clear" w:color="auto" w:fill="FFFACB"/>
      </w:tcPr>
    </w:tblStylePr>
  </w:style>
  <w:style w:type="table" w:customStyle="1" w:styleId="Bordered">
    <w:name w:val="Bordered"/>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EndnoteTextChar">
    <w:name w:val="Endnote Text Char"/>
    <w:uiPriority w:val="99"/>
    <w:rsid w:val="008D46A0"/>
    <w:rPr>
      <w:sz w:val="20"/>
    </w:rPr>
  </w:style>
  <w:style w:type="paragraph" w:styleId="Header">
    <w:name w:val="header"/>
    <w:basedOn w:val="Normal"/>
    <w:link w:val="HeaderChar1"/>
    <w:uiPriority w:val="99"/>
    <w:unhideWhenUsed/>
    <w:rsid w:val="008D46A0"/>
    <w:pPr>
      <w:tabs>
        <w:tab w:val="center" w:pos="4819"/>
        <w:tab w:val="right" w:pos="9638"/>
      </w:tabs>
      <w:spacing w:after="0" w:line="240" w:lineRule="auto"/>
      <w:jc w:val="both"/>
    </w:pPr>
    <w:rPr>
      <w:rFonts w:ascii="Calibri" w:eastAsia="Arial Rounded MT Bold" w:hAnsi="Calibri" w:cs="Arial Rounded MT Bold"/>
      <w:color w:val="F3AA78" w:themeColor="accent2" w:themeTint="A6"/>
      <w:kern w:val="0"/>
      <w:sz w:val="20"/>
      <w:szCs w:val="24"/>
      <w:lang w:eastAsia="it-IT"/>
      <w14:ligatures w14:val="none"/>
    </w:rPr>
  </w:style>
  <w:style w:type="character" w:customStyle="1" w:styleId="HeaderChar1">
    <w:name w:val="Header Char1"/>
    <w:basedOn w:val="DefaultParagraphFont"/>
    <w:link w:val="Header"/>
    <w:uiPriority w:val="99"/>
    <w:rsid w:val="008D46A0"/>
    <w:rPr>
      <w:rFonts w:ascii="Calibri" w:eastAsia="Arial Rounded MT Bold" w:hAnsi="Calibri" w:cs="Arial Rounded MT Bold"/>
      <w:color w:val="F3AA78" w:themeColor="accent2" w:themeTint="A6"/>
      <w:kern w:val="0"/>
      <w:sz w:val="20"/>
      <w:szCs w:val="24"/>
      <w:lang w:val="en-GB" w:eastAsia="it-IT"/>
      <w14:ligatures w14:val="none"/>
    </w:rPr>
  </w:style>
  <w:style w:type="paragraph" w:styleId="Footer">
    <w:name w:val="footer"/>
    <w:basedOn w:val="Normal"/>
    <w:link w:val="FooterChar1"/>
    <w:uiPriority w:val="99"/>
    <w:unhideWhenUsed/>
    <w:rsid w:val="008D46A0"/>
    <w:pPr>
      <w:tabs>
        <w:tab w:val="center" w:pos="4819"/>
        <w:tab w:val="right" w:pos="9638"/>
      </w:tabs>
      <w:spacing w:after="0" w:line="240" w:lineRule="auto"/>
    </w:pPr>
    <w:rPr>
      <w:rFonts w:ascii="Calibri" w:eastAsia="Arial Rounded MT Bold" w:hAnsi="Calibri" w:cs="Arial Rounded MT Bold"/>
      <w:color w:val="F3AA78" w:themeColor="accent2" w:themeTint="A6"/>
      <w:kern w:val="0"/>
      <w:sz w:val="20"/>
      <w:szCs w:val="24"/>
      <w:lang w:eastAsia="it-IT"/>
      <w14:ligatures w14:val="none"/>
    </w:rPr>
  </w:style>
  <w:style w:type="character" w:customStyle="1" w:styleId="FooterChar1">
    <w:name w:val="Footer Char1"/>
    <w:basedOn w:val="DefaultParagraphFont"/>
    <w:link w:val="Footer"/>
    <w:uiPriority w:val="99"/>
    <w:rsid w:val="008D46A0"/>
    <w:rPr>
      <w:rFonts w:ascii="Calibri" w:eastAsia="Arial Rounded MT Bold" w:hAnsi="Calibri" w:cs="Arial Rounded MT Bold"/>
      <w:color w:val="F3AA78" w:themeColor="accent2" w:themeTint="A6"/>
      <w:kern w:val="0"/>
      <w:sz w:val="20"/>
      <w:szCs w:val="24"/>
      <w:lang w:val="en-GB" w:eastAsia="it-IT"/>
      <w14:ligatures w14:val="none"/>
    </w:rPr>
  </w:style>
  <w:style w:type="table" w:styleId="LightShading-Accent1">
    <w:name w:val="Light Shading Accent 1"/>
    <w:basedOn w:val="TableNormal"/>
    <w:uiPriority w:val="60"/>
    <w:rsid w:val="008D46A0"/>
    <w:pPr>
      <w:spacing w:after="0" w:line="240" w:lineRule="auto"/>
    </w:pPr>
    <w:rPr>
      <w:rFonts w:ascii="Arial Rounded MT Bold" w:eastAsia="Arial Rounded MT Bold" w:hAnsi="Arial Rounded MT Bold" w:cs="Arial Rounded MT Bold"/>
      <w:color w:val="2F5496" w:themeColor="accent1" w:themeShade="BF"/>
      <w:kern w:val="0"/>
      <w:lang w:eastAsia="it-IT"/>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one" w:sz="4" w:space="0" w:color="000000"/>
          <w:bottom w:val="single" w:sz="8" w:space="0" w:color="4472C4"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472C4" w:themeColor="accent1"/>
          <w:left w:val="none" w:sz="4" w:space="0" w:color="000000"/>
          <w:bottom w:val="single" w:sz="8" w:space="0" w:color="4472C4"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B0E7F7"/>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B0E7F7"/>
      </w:tcPr>
    </w:tblStylePr>
  </w:style>
  <w:style w:type="paragraph" w:styleId="BalloonText">
    <w:name w:val="Balloon Text"/>
    <w:basedOn w:val="Normal"/>
    <w:link w:val="BalloonTextChar"/>
    <w:uiPriority w:val="99"/>
    <w:semiHidden/>
    <w:unhideWhenUsed/>
    <w:rsid w:val="008D46A0"/>
    <w:pPr>
      <w:spacing w:after="0" w:line="240" w:lineRule="auto"/>
      <w:jc w:val="both"/>
    </w:pPr>
    <w:rPr>
      <w:rFonts w:ascii="Lucida Grande" w:eastAsia="Arial Rounded MT Bold" w:hAnsi="Lucida Grande" w:cs="Lucida Grande"/>
      <w:color w:val="000000" w:themeColor="text1"/>
      <w:kern w:val="0"/>
      <w:sz w:val="18"/>
      <w:szCs w:val="18"/>
      <w:lang w:eastAsia="it-IT"/>
      <w14:ligatures w14:val="none"/>
    </w:rPr>
  </w:style>
  <w:style w:type="character" w:customStyle="1" w:styleId="BalloonTextChar">
    <w:name w:val="Balloon Text Char"/>
    <w:basedOn w:val="DefaultParagraphFont"/>
    <w:link w:val="BalloonText"/>
    <w:uiPriority w:val="99"/>
    <w:semiHidden/>
    <w:rsid w:val="008D46A0"/>
    <w:rPr>
      <w:rFonts w:ascii="Lucida Grande" w:eastAsia="Arial Rounded MT Bold" w:hAnsi="Lucida Grande" w:cs="Lucida Grande"/>
      <w:color w:val="000000" w:themeColor="text1"/>
      <w:kern w:val="0"/>
      <w:sz w:val="18"/>
      <w:szCs w:val="18"/>
      <w:lang w:val="en-GB" w:eastAsia="it-IT"/>
      <w14:ligatures w14:val="none"/>
    </w:rPr>
  </w:style>
  <w:style w:type="character" w:styleId="Hyperlink">
    <w:name w:val="Hyperlink"/>
    <w:basedOn w:val="DefaultParagraphFont"/>
    <w:uiPriority w:val="99"/>
    <w:unhideWhenUsed/>
    <w:rsid w:val="008D46A0"/>
    <w:rPr>
      <w:color w:val="0563C1" w:themeColor="hyperlink"/>
      <w:u w:val="single"/>
    </w:rPr>
  </w:style>
  <w:style w:type="paragraph" w:customStyle="1" w:styleId="Textonotapie1">
    <w:name w:val="Texto nota pie1"/>
    <w:basedOn w:val="Normal"/>
    <w:link w:val="FootnoteTextChar"/>
    <w:rsid w:val="008D46A0"/>
    <w:pPr>
      <w:spacing w:before="120" w:after="0" w:line="240" w:lineRule="auto"/>
      <w:jc w:val="both"/>
    </w:pPr>
    <w:rPr>
      <w:rFonts w:ascii="Calibri" w:eastAsia="Times New Roman" w:hAnsi="Calibri" w:cs="Times New Roman"/>
      <w:color w:val="000000" w:themeColor="text1"/>
      <w:kern w:val="0"/>
      <w:sz w:val="20"/>
      <w:szCs w:val="20"/>
      <w:lang w:eastAsia="de-DE"/>
      <w14:ligatures w14:val="none"/>
    </w:rPr>
  </w:style>
  <w:style w:type="character" w:customStyle="1" w:styleId="FootnoteTextChar">
    <w:name w:val="Footnote Text Char"/>
    <w:link w:val="Textonotapie1"/>
    <w:rsid w:val="008D46A0"/>
    <w:rPr>
      <w:rFonts w:ascii="Calibri" w:eastAsia="Times New Roman" w:hAnsi="Calibri" w:cs="Times New Roman"/>
      <w:color w:val="000000" w:themeColor="text1"/>
      <w:kern w:val="0"/>
      <w:sz w:val="20"/>
      <w:szCs w:val="20"/>
      <w:lang w:val="en-GB" w:eastAsia="de-DE"/>
      <w14:ligatures w14:val="none"/>
    </w:rPr>
  </w:style>
  <w:style w:type="paragraph" w:customStyle="1" w:styleId="Textonotapie2">
    <w:name w:val="Texto nota pie2"/>
    <w:basedOn w:val="Normal"/>
    <w:rsid w:val="008D46A0"/>
    <w:pPr>
      <w:spacing w:before="120" w:after="0" w:line="240" w:lineRule="auto"/>
      <w:jc w:val="both"/>
    </w:pPr>
    <w:rPr>
      <w:rFonts w:ascii="Calibri" w:eastAsia="Times New Roman" w:hAnsi="Calibri" w:cs="Times New Roman"/>
      <w:color w:val="000000" w:themeColor="text1"/>
      <w:kern w:val="0"/>
      <w:sz w:val="18"/>
      <w:szCs w:val="20"/>
      <w:lang w:eastAsia="de-DE"/>
      <w14:ligatures w14:val="none"/>
    </w:rPr>
  </w:style>
  <w:style w:type="paragraph" w:styleId="FootnoteText">
    <w:name w:val="footnote text"/>
    <w:basedOn w:val="Normal"/>
    <w:link w:val="FootnoteTextChar1"/>
    <w:semiHidden/>
    <w:rsid w:val="008D46A0"/>
    <w:pPr>
      <w:spacing w:before="120" w:after="120" w:line="240" w:lineRule="auto"/>
      <w:jc w:val="both"/>
    </w:pPr>
    <w:rPr>
      <w:rFonts w:ascii="Arial" w:eastAsia="Times New Roman" w:hAnsi="Arial" w:cs="Times New Roman"/>
      <w:color w:val="000000" w:themeColor="text1"/>
      <w:kern w:val="0"/>
      <w:sz w:val="20"/>
      <w:szCs w:val="20"/>
      <w:lang w:eastAsia="de-DE"/>
      <w14:ligatures w14:val="none"/>
    </w:rPr>
  </w:style>
  <w:style w:type="character" w:customStyle="1" w:styleId="FootnoteTextChar1">
    <w:name w:val="Footnote Text Char1"/>
    <w:basedOn w:val="DefaultParagraphFont"/>
    <w:link w:val="FootnoteText"/>
    <w:semiHidden/>
    <w:rsid w:val="008D46A0"/>
    <w:rPr>
      <w:rFonts w:ascii="Arial" w:eastAsia="Times New Roman" w:hAnsi="Arial" w:cs="Times New Roman"/>
      <w:color w:val="000000" w:themeColor="text1"/>
      <w:kern w:val="0"/>
      <w:sz w:val="20"/>
      <w:szCs w:val="20"/>
      <w:lang w:val="en-GB" w:eastAsia="de-DE"/>
      <w14:ligatures w14:val="none"/>
    </w:rPr>
  </w:style>
  <w:style w:type="character" w:styleId="FootnoteReference">
    <w:name w:val="footnote reference"/>
    <w:semiHidden/>
    <w:rsid w:val="008D46A0"/>
    <w:rPr>
      <w:vertAlign w:val="superscript"/>
    </w:rPr>
  </w:style>
  <w:style w:type="character" w:styleId="FollowedHyperlink">
    <w:name w:val="FollowedHyperlink"/>
    <w:basedOn w:val="DefaultParagraphFont"/>
    <w:uiPriority w:val="99"/>
    <w:semiHidden/>
    <w:unhideWhenUsed/>
    <w:rsid w:val="008D46A0"/>
    <w:rPr>
      <w:color w:val="954F72" w:themeColor="followedHyperlink"/>
      <w:u w:val="single"/>
    </w:rPr>
  </w:style>
  <w:style w:type="paragraph" w:styleId="TOCHeading">
    <w:name w:val="TOC Heading"/>
    <w:basedOn w:val="Heading1"/>
    <w:next w:val="Normal"/>
    <w:uiPriority w:val="39"/>
    <w:unhideWhenUsed/>
    <w:qFormat/>
    <w:rsid w:val="008D46A0"/>
    <w:pPr>
      <w:spacing w:before="480" w:after="120" w:line="276" w:lineRule="auto"/>
      <w:ind w:left="432" w:hanging="432"/>
      <w:jc w:val="both"/>
      <w:outlineLvl w:val="9"/>
    </w:pPr>
    <w:rPr>
      <w:rFonts w:ascii="Calibri" w:eastAsia="Arial Rounded MT Bold" w:hAnsi="Calibri" w:cs="Arial Rounded MT Bold"/>
      <w:b/>
      <w:bCs/>
      <w:kern w:val="0"/>
      <w:sz w:val="28"/>
      <w:szCs w:val="28"/>
      <w:lang w:val="it-IT" w:eastAsia="it-IT"/>
      <w14:ligatures w14:val="none"/>
    </w:rPr>
  </w:style>
  <w:style w:type="paragraph" w:styleId="TOC1">
    <w:name w:val="toc 1"/>
    <w:basedOn w:val="Normal"/>
    <w:next w:val="Normal"/>
    <w:uiPriority w:val="39"/>
    <w:unhideWhenUsed/>
    <w:rsid w:val="008D46A0"/>
    <w:pPr>
      <w:spacing w:before="240" w:after="120" w:line="240" w:lineRule="auto"/>
      <w:jc w:val="both"/>
    </w:pPr>
    <w:rPr>
      <w:rFonts w:ascii="Calibri" w:eastAsia="Arial Rounded MT Bold" w:hAnsi="Calibri" w:cs="Arial Rounded MT Bold"/>
      <w:b/>
      <w:caps/>
      <w:color w:val="000000" w:themeColor="text1"/>
      <w:kern w:val="0"/>
      <w:u w:val="single"/>
      <w:lang w:eastAsia="it-IT"/>
      <w14:ligatures w14:val="none"/>
    </w:rPr>
  </w:style>
  <w:style w:type="paragraph" w:styleId="TOC2">
    <w:name w:val="toc 2"/>
    <w:basedOn w:val="Normal"/>
    <w:next w:val="Normal"/>
    <w:uiPriority w:val="39"/>
    <w:unhideWhenUsed/>
    <w:rsid w:val="008D46A0"/>
    <w:pPr>
      <w:spacing w:after="0" w:line="240" w:lineRule="auto"/>
      <w:jc w:val="both"/>
    </w:pPr>
    <w:rPr>
      <w:rFonts w:ascii="Calibri" w:eastAsia="Arial Rounded MT Bold" w:hAnsi="Calibri" w:cs="Arial Rounded MT Bold"/>
      <w:b/>
      <w:smallCaps/>
      <w:color w:val="000000" w:themeColor="text1"/>
      <w:kern w:val="0"/>
      <w:lang w:eastAsia="it-IT"/>
      <w14:ligatures w14:val="none"/>
    </w:rPr>
  </w:style>
  <w:style w:type="paragraph" w:styleId="TOC3">
    <w:name w:val="toc 3"/>
    <w:basedOn w:val="Normal"/>
    <w:next w:val="Normal"/>
    <w:uiPriority w:val="39"/>
    <w:unhideWhenUsed/>
    <w:rsid w:val="008D46A0"/>
    <w:pPr>
      <w:spacing w:after="0" w:line="240" w:lineRule="auto"/>
      <w:jc w:val="both"/>
    </w:pPr>
    <w:rPr>
      <w:rFonts w:ascii="Calibri" w:eastAsia="Arial Rounded MT Bold" w:hAnsi="Calibri" w:cs="Arial Rounded MT Bold"/>
      <w:smallCaps/>
      <w:color w:val="000000" w:themeColor="text1"/>
      <w:kern w:val="0"/>
      <w:lang w:eastAsia="it-IT"/>
      <w14:ligatures w14:val="none"/>
    </w:rPr>
  </w:style>
  <w:style w:type="paragraph" w:styleId="TOC4">
    <w:name w:val="toc 4"/>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styleId="TOC5">
    <w:name w:val="toc 5"/>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styleId="TOC6">
    <w:name w:val="toc 6"/>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styleId="TOC7">
    <w:name w:val="toc 7"/>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styleId="TOC8">
    <w:name w:val="toc 8"/>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styleId="TOC9">
    <w:name w:val="toc 9"/>
    <w:basedOn w:val="Normal"/>
    <w:next w:val="Normal"/>
    <w:uiPriority w:val="39"/>
    <w:unhideWhenUsed/>
    <w:rsid w:val="008D46A0"/>
    <w:pPr>
      <w:spacing w:after="0" w:line="240" w:lineRule="auto"/>
      <w:jc w:val="both"/>
    </w:pPr>
    <w:rPr>
      <w:rFonts w:ascii="Calibri" w:eastAsia="Arial Rounded MT Bold" w:hAnsi="Calibri" w:cs="Arial Rounded MT Bold"/>
      <w:color w:val="000000" w:themeColor="text1"/>
      <w:kern w:val="0"/>
      <w:lang w:eastAsia="it-IT"/>
      <w14:ligatures w14:val="none"/>
    </w:rPr>
  </w:style>
  <w:style w:type="paragraph" w:customStyle="1" w:styleId="Puce2">
    <w:name w:val="Puce 2"/>
    <w:basedOn w:val="Normal"/>
    <w:rsid w:val="008D46A0"/>
    <w:pPr>
      <w:numPr>
        <w:numId w:val="8"/>
      </w:numPr>
      <w:spacing w:before="120" w:after="0" w:line="240" w:lineRule="auto"/>
      <w:jc w:val="both"/>
    </w:pPr>
    <w:rPr>
      <w:rFonts w:ascii="Calibri" w:eastAsia="Times New Roman" w:hAnsi="Calibri" w:cs="Times New Roman"/>
      <w:color w:val="000000" w:themeColor="text1"/>
      <w:kern w:val="0"/>
      <w:szCs w:val="24"/>
      <w:lang w:val="fr-FR" w:eastAsia="fr-FR"/>
      <w14:ligatures w14:val="none"/>
    </w:rPr>
  </w:style>
  <w:style w:type="paragraph" w:customStyle="1" w:styleId="Labels">
    <w:name w:val="Labels"/>
    <w:basedOn w:val="Normal"/>
    <w:qFormat/>
    <w:rsid w:val="008D46A0"/>
    <w:pPr>
      <w:spacing w:before="60" w:after="60" w:line="240" w:lineRule="auto"/>
      <w:jc w:val="both"/>
    </w:pPr>
    <w:rPr>
      <w:rFonts w:ascii="Calibri" w:eastAsia="Arial Rounded MT Bold" w:hAnsi="Calibri" w:cs="Arial Rounded MT Bold"/>
      <w:b/>
      <w:color w:val="FF5424"/>
      <w:kern w:val="0"/>
      <w:sz w:val="44"/>
      <w:szCs w:val="24"/>
      <w:lang w:eastAsia="it-IT"/>
      <w14:ligatures w14:val="none"/>
    </w:rPr>
  </w:style>
  <w:style w:type="paragraph" w:styleId="NormalWeb">
    <w:name w:val="Normal (Web)"/>
    <w:basedOn w:val="Normal"/>
    <w:uiPriority w:val="99"/>
    <w:unhideWhenUsed/>
    <w:rsid w:val="008D46A0"/>
    <w:pPr>
      <w:spacing w:before="100" w:beforeAutospacing="1" w:after="100" w:afterAutospacing="1" w:line="240" w:lineRule="auto"/>
    </w:pPr>
    <w:rPr>
      <w:rFonts w:ascii="Times" w:eastAsia="Arial Rounded MT Bold" w:hAnsi="Times" w:cs="Times New Roman"/>
      <w:kern w:val="0"/>
      <w:sz w:val="20"/>
      <w:szCs w:val="20"/>
      <w:lang w:val="it-IT" w:eastAsia="it-IT"/>
      <w14:ligatures w14:val="none"/>
    </w:rPr>
  </w:style>
  <w:style w:type="paragraph" w:styleId="TableofFigures">
    <w:name w:val="table of figures"/>
    <w:basedOn w:val="Normal"/>
    <w:next w:val="Normal"/>
    <w:uiPriority w:val="99"/>
    <w:unhideWhenUsed/>
    <w:rsid w:val="008D46A0"/>
    <w:pPr>
      <w:spacing w:after="0" w:line="240" w:lineRule="auto"/>
      <w:jc w:val="both"/>
    </w:pPr>
    <w:rPr>
      <w:rFonts w:ascii="Calibri" w:eastAsia="Arial Rounded MT Bold" w:hAnsi="Calibri" w:cs="Arial Rounded MT Bold"/>
      <w:color w:val="000000" w:themeColor="text1"/>
      <w:kern w:val="0"/>
      <w:szCs w:val="24"/>
      <w:lang w:eastAsia="it-IT"/>
      <w14:ligatures w14:val="none"/>
    </w:rPr>
  </w:style>
  <w:style w:type="paragraph" w:styleId="Caption">
    <w:name w:val="caption"/>
    <w:basedOn w:val="Normal"/>
    <w:next w:val="Normal"/>
    <w:link w:val="CaptionChar1"/>
    <w:qFormat/>
    <w:rsid w:val="008D46A0"/>
    <w:pPr>
      <w:spacing w:before="240" w:after="120" w:line="264" w:lineRule="auto"/>
      <w:jc w:val="both"/>
      <w:outlineLvl w:val="6"/>
    </w:pPr>
    <w:rPr>
      <w:rFonts w:ascii="Calibri" w:eastAsia="Times New Roman" w:hAnsi="Calibri" w:cs="Times New Roman"/>
      <w:i/>
      <w:color w:val="595959" w:themeColor="text1" w:themeTint="A6"/>
      <w:kern w:val="0"/>
      <w:szCs w:val="20"/>
      <w:lang w:val="en-US" w:eastAsia="es-ES"/>
      <w14:ligatures w14:val="none"/>
    </w:rPr>
  </w:style>
  <w:style w:type="character" w:customStyle="1" w:styleId="CaptionChar1">
    <w:name w:val="Caption Char1"/>
    <w:link w:val="Caption"/>
    <w:rsid w:val="008D46A0"/>
    <w:rPr>
      <w:rFonts w:ascii="Calibri" w:eastAsia="Times New Roman" w:hAnsi="Calibri" w:cs="Times New Roman"/>
      <w:i/>
      <w:color w:val="595959" w:themeColor="text1" w:themeTint="A6"/>
      <w:kern w:val="0"/>
      <w:szCs w:val="20"/>
      <w:lang w:val="en-US" w:eastAsia="es-ES"/>
      <w14:ligatures w14:val="none"/>
    </w:rPr>
  </w:style>
  <w:style w:type="paragraph" w:styleId="EndnoteText">
    <w:name w:val="endnote text"/>
    <w:basedOn w:val="Normal"/>
    <w:link w:val="EndnoteTextChar1"/>
    <w:uiPriority w:val="99"/>
    <w:semiHidden/>
    <w:unhideWhenUsed/>
    <w:rsid w:val="008D46A0"/>
    <w:pPr>
      <w:spacing w:after="0" w:line="240" w:lineRule="auto"/>
      <w:jc w:val="both"/>
    </w:pPr>
    <w:rPr>
      <w:rFonts w:ascii="Calibri" w:eastAsia="Arial Rounded MT Bold" w:hAnsi="Calibri" w:cs="Arial Rounded MT Bold"/>
      <w:color w:val="000000" w:themeColor="text1"/>
      <w:kern w:val="0"/>
      <w:sz w:val="20"/>
      <w:szCs w:val="20"/>
      <w:lang w:eastAsia="it-IT"/>
      <w14:ligatures w14:val="none"/>
    </w:rPr>
  </w:style>
  <w:style w:type="character" w:customStyle="1" w:styleId="EndnoteTextChar1">
    <w:name w:val="Endnote Text Char1"/>
    <w:basedOn w:val="DefaultParagraphFont"/>
    <w:link w:val="EndnoteText"/>
    <w:uiPriority w:val="99"/>
    <w:semiHidden/>
    <w:rsid w:val="008D46A0"/>
    <w:rPr>
      <w:rFonts w:ascii="Calibri" w:eastAsia="Arial Rounded MT Bold" w:hAnsi="Calibri" w:cs="Arial Rounded MT Bold"/>
      <w:color w:val="000000" w:themeColor="text1"/>
      <w:kern w:val="0"/>
      <w:sz w:val="20"/>
      <w:szCs w:val="20"/>
      <w:lang w:val="en-GB" w:eastAsia="it-IT"/>
      <w14:ligatures w14:val="none"/>
    </w:rPr>
  </w:style>
  <w:style w:type="character" w:styleId="EndnoteReference">
    <w:name w:val="endnote reference"/>
    <w:basedOn w:val="DefaultParagraphFont"/>
    <w:uiPriority w:val="99"/>
    <w:semiHidden/>
    <w:unhideWhenUsed/>
    <w:rsid w:val="008D46A0"/>
    <w:rPr>
      <w:vertAlign w:val="superscript"/>
    </w:rPr>
  </w:style>
  <w:style w:type="table" w:customStyle="1" w:styleId="TableGrid1">
    <w:name w:val="Table Grid1"/>
    <w:basedOn w:val="TableNormal"/>
    <w:next w:val="TableGrid"/>
    <w:uiPriority w:val="39"/>
    <w:rsid w:val="008D46A0"/>
    <w:pPr>
      <w:spacing w:after="0" w:line="240" w:lineRule="auto"/>
    </w:pPr>
    <w:rPr>
      <w:rFonts w:ascii="Calibri" w:eastAsia="Calibri" w:hAnsi="Calibri" w:cs="Times New Roman"/>
      <w:kern w:val="0"/>
      <w:lang w:val="el-G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8D46A0"/>
    <w:rPr>
      <w:sz w:val="16"/>
      <w:szCs w:val="16"/>
    </w:rPr>
  </w:style>
  <w:style w:type="paragraph" w:styleId="CommentText">
    <w:name w:val="annotation text"/>
    <w:basedOn w:val="Normal"/>
    <w:link w:val="CommentTextChar"/>
    <w:uiPriority w:val="99"/>
    <w:unhideWhenUsed/>
    <w:rsid w:val="008D46A0"/>
    <w:pPr>
      <w:spacing w:after="0" w:line="240" w:lineRule="auto"/>
      <w:jc w:val="both"/>
    </w:pPr>
    <w:rPr>
      <w:rFonts w:ascii="Calibri" w:eastAsia="Arial Rounded MT Bold" w:hAnsi="Calibri" w:cs="Arial Rounded MT Bold"/>
      <w:color w:val="000000" w:themeColor="text1"/>
      <w:kern w:val="0"/>
      <w:sz w:val="20"/>
      <w:szCs w:val="20"/>
      <w:lang w:eastAsia="it-IT"/>
      <w14:ligatures w14:val="none"/>
    </w:rPr>
  </w:style>
  <w:style w:type="character" w:customStyle="1" w:styleId="CommentTextChar">
    <w:name w:val="Comment Text Char"/>
    <w:basedOn w:val="DefaultParagraphFont"/>
    <w:link w:val="CommentText"/>
    <w:uiPriority w:val="99"/>
    <w:rsid w:val="008D46A0"/>
    <w:rPr>
      <w:rFonts w:ascii="Calibri" w:eastAsia="Arial Rounded MT Bold" w:hAnsi="Calibri" w:cs="Arial Rounded MT Bold"/>
      <w:color w:val="000000" w:themeColor="text1"/>
      <w:kern w:val="0"/>
      <w:sz w:val="20"/>
      <w:szCs w:val="20"/>
      <w:lang w:val="en-GB" w:eastAsia="it-IT"/>
      <w14:ligatures w14:val="none"/>
    </w:rPr>
  </w:style>
  <w:style w:type="paragraph" w:styleId="CommentSubject">
    <w:name w:val="annotation subject"/>
    <w:basedOn w:val="CommentText"/>
    <w:next w:val="CommentText"/>
    <w:link w:val="CommentSubjectChar"/>
    <w:uiPriority w:val="99"/>
    <w:semiHidden/>
    <w:unhideWhenUsed/>
    <w:rsid w:val="008D46A0"/>
    <w:rPr>
      <w:b/>
      <w:bCs/>
    </w:rPr>
  </w:style>
  <w:style w:type="character" w:customStyle="1" w:styleId="CommentSubjectChar">
    <w:name w:val="Comment Subject Char"/>
    <w:basedOn w:val="CommentTextChar"/>
    <w:link w:val="CommentSubject"/>
    <w:uiPriority w:val="99"/>
    <w:semiHidden/>
    <w:rsid w:val="008D46A0"/>
    <w:rPr>
      <w:rFonts w:ascii="Calibri" w:eastAsia="Arial Rounded MT Bold" w:hAnsi="Calibri" w:cs="Arial Rounded MT Bold"/>
      <w:b/>
      <w:bCs/>
      <w:color w:val="000000" w:themeColor="text1"/>
      <w:kern w:val="0"/>
      <w:sz w:val="20"/>
      <w:szCs w:val="20"/>
      <w:lang w:val="en-GB" w:eastAsia="it-IT"/>
      <w14:ligatures w14:val="none"/>
    </w:rPr>
  </w:style>
  <w:style w:type="paragraph" w:customStyle="1" w:styleId="docdata">
    <w:name w:val="docdata"/>
    <w:basedOn w:val="Normal"/>
    <w:rsid w:val="008D46A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8D46A0"/>
    <w:pPr>
      <w:spacing w:after="0" w:line="240" w:lineRule="auto"/>
    </w:pPr>
    <w:rPr>
      <w:rFonts w:ascii="Calibri" w:eastAsia="Arial Rounded MT Bold" w:hAnsi="Calibri" w:cs="Arial Rounded MT Bold"/>
      <w:color w:val="000000" w:themeColor="text1"/>
      <w:kern w:val="0"/>
      <w:sz w:val="24"/>
      <w:szCs w:val="24"/>
      <w:lang w:val="en-GB" w:eastAsia="it-IT"/>
      <w14:ligatures w14:val="none"/>
    </w:rPr>
  </w:style>
  <w:style w:type="table" w:customStyle="1" w:styleId="TableGridLight10">
    <w:name w:val="Table Grid Light10"/>
    <w:basedOn w:val="TableNormal"/>
    <w:uiPriority w:val="5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character" w:styleId="UnresolvedMention">
    <w:name w:val="Unresolved Mention"/>
    <w:basedOn w:val="DefaultParagraphFont"/>
    <w:uiPriority w:val="99"/>
    <w:semiHidden/>
    <w:unhideWhenUsed/>
    <w:rsid w:val="008D46A0"/>
    <w:rPr>
      <w:color w:val="605E5C"/>
      <w:shd w:val="clear" w:color="auto" w:fill="E1DFDD"/>
    </w:rPr>
  </w:style>
  <w:style w:type="paragraph" w:customStyle="1" w:styleId="paragraph">
    <w:name w:val="paragraph"/>
    <w:basedOn w:val="Normal"/>
    <w:rsid w:val="008D46A0"/>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customStyle="1" w:styleId="normaltextrun">
    <w:name w:val="normaltextrun"/>
    <w:basedOn w:val="DefaultParagraphFont"/>
    <w:rsid w:val="008D46A0"/>
  </w:style>
  <w:style w:type="character" w:customStyle="1" w:styleId="eop">
    <w:name w:val="eop"/>
    <w:basedOn w:val="DefaultParagraphFont"/>
    <w:rsid w:val="008D46A0"/>
  </w:style>
  <w:style w:type="character" w:customStyle="1" w:styleId="wacimagecontainer">
    <w:name w:val="wacimagecontainer"/>
    <w:basedOn w:val="DefaultParagraphFont"/>
    <w:rsid w:val="008D46A0"/>
  </w:style>
  <w:style w:type="paragraph" w:styleId="Bibliography">
    <w:name w:val="Bibliography"/>
    <w:basedOn w:val="Normal"/>
    <w:next w:val="Normal"/>
    <w:uiPriority w:val="37"/>
    <w:unhideWhenUsed/>
    <w:rsid w:val="008D46A0"/>
    <w:pPr>
      <w:spacing w:after="0" w:line="240" w:lineRule="auto"/>
      <w:jc w:val="both"/>
    </w:pPr>
    <w:rPr>
      <w:rFonts w:ascii="Calibri" w:eastAsia="Arial Rounded MT Bold" w:hAnsi="Calibri" w:cs="Arial Rounded MT Bold"/>
      <w:color w:val="000000" w:themeColor="text1"/>
      <w:kern w:val="0"/>
      <w:sz w:val="24"/>
      <w:szCs w:val="24"/>
      <w:lang w:eastAsia="it-IT"/>
      <w14:ligatures w14:val="none"/>
    </w:rPr>
  </w:style>
  <w:style w:type="character" w:styleId="Mention">
    <w:name w:val="Mention"/>
    <w:basedOn w:val="DefaultParagraphFont"/>
    <w:uiPriority w:val="99"/>
    <w:unhideWhenUsed/>
    <w:rsid w:val="008D46A0"/>
    <w:rPr>
      <w:color w:val="2B579A"/>
      <w:shd w:val="clear" w:color="auto" w:fill="E1DFDD"/>
    </w:rPr>
  </w:style>
  <w:style w:type="character" w:styleId="PlaceholderText">
    <w:name w:val="Placeholder Text"/>
    <w:basedOn w:val="DefaultParagraphFont"/>
    <w:uiPriority w:val="99"/>
    <w:semiHidden/>
    <w:rsid w:val="008D46A0"/>
    <w:rPr>
      <w:color w:val="666666"/>
    </w:rPr>
  </w:style>
  <w:style w:type="character" w:customStyle="1" w:styleId="ListParagraphChar">
    <w:name w:val="List Paragraph Char"/>
    <w:aliases w:val="List Passage Char,Yellow Bullet Char,Citation List Char,List Paragraph (numbered (a)) Char,Heading 2_sj Char,Paragraphe de liste PBLH Char,Figure_name Char,Equipment Char,Numbered Indented Text Char,lp1 Char,Dot pt Char"/>
    <w:basedOn w:val="DefaultParagraphFont"/>
    <w:link w:val="ListParagraph"/>
    <w:uiPriority w:val="34"/>
    <w:qFormat/>
    <w:rsid w:val="008D46A0"/>
    <w:rPr>
      <w:lang w:val="en-GB"/>
    </w:rPr>
  </w:style>
  <w:style w:type="table" w:customStyle="1" w:styleId="GridTable5Dark-Accent11">
    <w:name w:val="Grid Table 5 Dark - Accent 1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auto"/>
    </w:tblPr>
    <w:tblStylePr w:type="firstRow">
      <w:rPr>
        <w:rFonts w:ascii="Arial" w:hAnsi="Arial"/>
        <w:b/>
        <w:color w:val="FFFFFF"/>
        <w:sz w:val="22"/>
      </w:rPr>
      <w:tblPr/>
      <w:tcPr>
        <w:shd w:val="clear" w:color="4472C4" w:themeColor="accent1" w:fill="auto"/>
      </w:tcPr>
    </w:tblStylePr>
    <w:tblStylePr w:type="lastRow">
      <w:rPr>
        <w:rFonts w:ascii="Arial" w:hAnsi="Arial"/>
        <w:b/>
        <w:color w:val="FFFFFF"/>
        <w:sz w:val="22"/>
      </w:rPr>
      <w:tblPr/>
      <w:tcPr>
        <w:tcBorders>
          <w:top w:val="single" w:sz="4" w:space="0" w:color="FFFFFF" w:themeColor="light1"/>
        </w:tcBorders>
        <w:shd w:val="clear" w:color="4472C4" w:themeColor="accent1" w:fill="auto"/>
      </w:tcPr>
    </w:tblStylePr>
    <w:tblStylePr w:type="firstCol">
      <w:rPr>
        <w:rFonts w:ascii="Arial" w:hAnsi="Arial"/>
        <w:b/>
        <w:color w:val="FFFFFF"/>
        <w:sz w:val="22"/>
      </w:rPr>
      <w:tblPr/>
      <w:tcPr>
        <w:shd w:val="clear" w:color="4472C4" w:themeColor="accent1" w:fill="auto"/>
      </w:tcPr>
    </w:tblStylePr>
    <w:tblStylePr w:type="lastCol">
      <w:rPr>
        <w:rFonts w:ascii="Arial" w:hAnsi="Arial"/>
        <w:b/>
        <w:color w:val="FFFFFF"/>
        <w:sz w:val="22"/>
      </w:rPr>
      <w:tblPr/>
      <w:tcPr>
        <w:shd w:val="clear" w:color="4472C4" w:themeColor="accent1" w:fill="auto"/>
      </w:tcPr>
    </w:tblStylePr>
    <w:tblStylePr w:type="band1Vert">
      <w:tblPr/>
      <w:tcPr>
        <w:shd w:val="clear" w:color="A9BEE4" w:themeColor="accent1" w:themeTint="75" w:fill="auto"/>
      </w:tcPr>
    </w:tblStylePr>
    <w:tblStylePr w:type="band1Horz">
      <w:tblPr/>
      <w:tcPr>
        <w:shd w:val="clear" w:color="A9BEE4" w:themeColor="accent1" w:themeTint="75" w:fill="auto"/>
      </w:tcPr>
    </w:tblStylePr>
  </w:style>
  <w:style w:type="table" w:customStyle="1" w:styleId="GridTable5Dark-Accent41">
    <w:name w:val="Grid Table 5 Dark - Accent 41"/>
    <w:basedOn w:val="TableNormal"/>
    <w:uiPriority w:val="99"/>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character" w:customStyle="1" w:styleId="1937">
    <w:name w:val="1937"/>
    <w:basedOn w:val="DefaultParagraphFont"/>
    <w:rsid w:val="008D46A0"/>
  </w:style>
  <w:style w:type="character" w:customStyle="1" w:styleId="5375">
    <w:name w:val="5375"/>
    <w:basedOn w:val="DefaultParagraphFont"/>
    <w:rsid w:val="008D46A0"/>
  </w:style>
  <w:style w:type="character" w:customStyle="1" w:styleId="1352">
    <w:name w:val="1352"/>
    <w:basedOn w:val="DefaultParagraphFont"/>
    <w:rsid w:val="008D46A0"/>
  </w:style>
  <w:style w:type="numbering" w:customStyle="1" w:styleId="CurrentList1">
    <w:name w:val="Current List1"/>
    <w:uiPriority w:val="99"/>
    <w:rsid w:val="008D46A0"/>
    <w:pPr>
      <w:numPr>
        <w:numId w:val="52"/>
      </w:numPr>
    </w:pPr>
  </w:style>
  <w:style w:type="paragraph" w:customStyle="1" w:styleId="Titlepresummary">
    <w:name w:val="Title pre summary"/>
    <w:basedOn w:val="Normal"/>
    <w:uiPriority w:val="1"/>
    <w:qFormat/>
    <w:rsid w:val="008D46A0"/>
    <w:pPr>
      <w:keepNext/>
      <w:keepLines/>
      <w:tabs>
        <w:tab w:val="num" w:pos="1040"/>
      </w:tabs>
      <w:spacing w:before="480" w:after="100" w:afterAutospacing="1" w:line="240" w:lineRule="auto"/>
      <w:ind w:left="1040" w:hanging="567"/>
      <w:contextualSpacing/>
      <w:outlineLvl w:val="0"/>
    </w:pPr>
    <w:rPr>
      <w:rFonts w:ascii="Calibri" w:eastAsiaTheme="majorEastAsia" w:hAnsi="Calibri" w:cs="Calibri"/>
      <w:b/>
      <w:bCs/>
      <w:color w:val="000000" w:themeColor="text1"/>
      <w:kern w:val="0"/>
      <w:sz w:val="32"/>
      <w:szCs w:val="32"/>
      <w:lang w:val="en-US" w:eastAsia="it-IT"/>
      <w14:ligatures w14:val="none"/>
    </w:rPr>
  </w:style>
  <w:style w:type="character" w:customStyle="1" w:styleId="TitleChar1">
    <w:name w:val="Title Char1"/>
    <w:basedOn w:val="DefaultParagraphFont"/>
    <w:uiPriority w:val="10"/>
    <w:rsid w:val="008D46A0"/>
    <w:rPr>
      <w:sz w:val="48"/>
      <w:szCs w:val="48"/>
    </w:rPr>
  </w:style>
  <w:style w:type="character" w:customStyle="1" w:styleId="QuoteChar1">
    <w:name w:val="Quote Char1"/>
    <w:uiPriority w:val="29"/>
    <w:rsid w:val="008D46A0"/>
    <w:rPr>
      <w:i/>
    </w:rPr>
  </w:style>
  <w:style w:type="paragraph" w:customStyle="1" w:styleId="MDPI31text">
    <w:name w:val="MDPI_3.1_text"/>
    <w:qFormat/>
    <w:rsid w:val="008D46A0"/>
    <w:pPr>
      <w:adjustRightInd w:val="0"/>
      <w:snapToGrid w:val="0"/>
      <w:spacing w:after="0" w:line="260" w:lineRule="atLeast"/>
      <w:ind w:firstLine="425"/>
      <w:jc w:val="both"/>
    </w:pPr>
    <w:rPr>
      <w:rFonts w:ascii="Palatino Linotype" w:eastAsia="Times New Roman" w:hAnsi="Palatino Linotype" w:cs="Times New Roman"/>
      <w:snapToGrid w:val="0"/>
      <w:color w:val="000000"/>
      <w:kern w:val="0"/>
      <w:sz w:val="20"/>
      <w:lang w:val="en-US" w:eastAsia="de-DE" w:bidi="en-US"/>
      <w14:ligatures w14:val="none"/>
    </w:rPr>
  </w:style>
  <w:style w:type="paragraph" w:customStyle="1" w:styleId="MDPI32textnoindent">
    <w:name w:val="MDPI_3.2_text_no_indent"/>
    <w:qFormat/>
    <w:rsid w:val="008D46A0"/>
    <w:pPr>
      <w:adjustRightInd w:val="0"/>
      <w:snapToGrid w:val="0"/>
      <w:spacing w:after="0" w:line="260" w:lineRule="atLeast"/>
      <w:jc w:val="both"/>
    </w:pPr>
    <w:rPr>
      <w:rFonts w:ascii="Palatino Linotype" w:eastAsia="Times New Roman" w:hAnsi="Palatino Linotype" w:cs="Times New Roman"/>
      <w:snapToGrid w:val="0"/>
      <w:color w:val="000000"/>
      <w:kern w:val="0"/>
      <w:sz w:val="20"/>
      <w:lang w:val="en-US" w:eastAsia="de-DE" w:bidi="en-US"/>
      <w14:ligatures w14:val="none"/>
    </w:rPr>
  </w:style>
  <w:style w:type="paragraph" w:customStyle="1" w:styleId="MDPI22heading2">
    <w:name w:val="MDPI_2.2_heading2"/>
    <w:basedOn w:val="Normal"/>
    <w:qFormat/>
    <w:rsid w:val="008D46A0"/>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kern w:val="0"/>
      <w:sz w:val="20"/>
      <w:lang w:val="en-US" w:eastAsia="de-DE" w:bidi="en-US"/>
      <w14:ligatures w14:val="none"/>
    </w:rPr>
  </w:style>
  <w:style w:type="character" w:styleId="Strong">
    <w:name w:val="Strong"/>
    <w:uiPriority w:val="99"/>
    <w:qFormat/>
    <w:rsid w:val="008D46A0"/>
    <w:rPr>
      <w:rFonts w:cs="Times New Roman"/>
      <w:b/>
    </w:rPr>
  </w:style>
  <w:style w:type="table" w:styleId="GridTable5Dark-Accent1">
    <w:name w:val="Grid Table 5 Dark Accent 1"/>
    <w:basedOn w:val="TableNormal"/>
    <w:uiPriority w:val="50"/>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8D46A0"/>
    <w:pPr>
      <w:spacing w:after="0" w:line="240" w:lineRule="auto"/>
    </w:pPr>
    <w:rPr>
      <w:rFonts w:ascii="Arial Rounded MT Bold" w:eastAsia="Arial Rounded MT Bold" w:hAnsi="Arial Rounded MT Bold" w:cs="Arial Rounded MT Bold"/>
      <w:kern w:val="0"/>
      <w:sz w:val="24"/>
      <w:szCs w:val="24"/>
      <w:lang w:eastAsia="it-IT"/>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Standard">
    <w:name w:val="_Standard"/>
    <w:basedOn w:val="Normal"/>
    <w:link w:val="StandardChar"/>
    <w:qFormat/>
    <w:rsid w:val="008D46A0"/>
    <w:pPr>
      <w:spacing w:before="120" w:after="120" w:line="288" w:lineRule="auto"/>
      <w:jc w:val="both"/>
    </w:pPr>
    <w:rPr>
      <w:rFonts w:ascii="Calibri" w:eastAsia="Times New Roman" w:hAnsi="Calibri" w:cs="Times New Roman"/>
      <w:kern w:val="0"/>
      <w:szCs w:val="20"/>
      <w:lang w:val="en-US" w:eastAsia="de-DE"/>
      <w14:ligatures w14:val="none"/>
    </w:rPr>
  </w:style>
  <w:style w:type="character" w:customStyle="1" w:styleId="StandardChar">
    <w:name w:val="_Standard Char"/>
    <w:basedOn w:val="DefaultParagraphFont"/>
    <w:link w:val="Standard"/>
    <w:rsid w:val="008D46A0"/>
    <w:rPr>
      <w:rFonts w:ascii="Calibri" w:eastAsia="Times New Roman" w:hAnsi="Calibri" w:cs="Times New Roman"/>
      <w:kern w:val="0"/>
      <w:szCs w:val="20"/>
      <w:lang w:val="en-US" w:eastAsia="de-DE"/>
      <w14:ligatures w14:val="none"/>
    </w:rPr>
  </w:style>
  <w:style w:type="paragraph" w:customStyle="1" w:styleId="Default">
    <w:name w:val="Default"/>
    <w:rsid w:val="001B2AA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886698">
      <w:bodyDiv w:val="1"/>
      <w:marLeft w:val="0"/>
      <w:marRight w:val="0"/>
      <w:marTop w:val="0"/>
      <w:marBottom w:val="0"/>
      <w:divBdr>
        <w:top w:val="none" w:sz="0" w:space="0" w:color="auto"/>
        <w:left w:val="none" w:sz="0" w:space="0" w:color="auto"/>
        <w:bottom w:val="none" w:sz="0" w:space="0" w:color="auto"/>
        <w:right w:val="none" w:sz="0" w:space="0" w:color="auto"/>
      </w:divBdr>
    </w:div>
    <w:div w:id="1274560612">
      <w:bodyDiv w:val="1"/>
      <w:marLeft w:val="0"/>
      <w:marRight w:val="0"/>
      <w:marTop w:val="0"/>
      <w:marBottom w:val="0"/>
      <w:divBdr>
        <w:top w:val="none" w:sz="0" w:space="0" w:color="auto"/>
        <w:left w:val="none" w:sz="0" w:space="0" w:color="auto"/>
        <w:bottom w:val="none" w:sz="0" w:space="0" w:color="auto"/>
        <w:right w:val="none" w:sz="0" w:space="0" w:color="auto"/>
      </w:divBdr>
    </w:div>
    <w:div w:id="1383556156">
      <w:bodyDiv w:val="1"/>
      <w:marLeft w:val="0"/>
      <w:marRight w:val="0"/>
      <w:marTop w:val="0"/>
      <w:marBottom w:val="0"/>
      <w:divBdr>
        <w:top w:val="none" w:sz="0" w:space="0" w:color="auto"/>
        <w:left w:val="none" w:sz="0" w:space="0" w:color="auto"/>
        <w:bottom w:val="none" w:sz="0" w:space="0" w:color="auto"/>
        <w:right w:val="none" w:sz="0" w:space="0" w:color="auto"/>
      </w:divBdr>
    </w:div>
    <w:div w:id="180777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31D6E0F5540C08D1BB0B3AD19A721"/>
        <w:category>
          <w:name w:val="Generale"/>
          <w:gallery w:val="placeholder"/>
        </w:category>
        <w:types>
          <w:type w:val="bbPlcHdr"/>
        </w:types>
        <w:behaviors>
          <w:behavior w:val="content"/>
        </w:behaviors>
        <w:guid w:val="{AF6F1F65-B6FB-4AAE-92AF-95BDCC5B3603}"/>
      </w:docPartPr>
      <w:docPartBody>
        <w:p w:rsidR="001A395E" w:rsidRDefault="001A395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quot;AdvGulliv-R&quo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auto"/>
    <w:pitch w:val="default"/>
  </w:font>
  <w:font w:name="Times">
    <w:altName w:val="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D67"/>
    <w:rsid w:val="00110888"/>
    <w:rsid w:val="001A395E"/>
    <w:rsid w:val="006115E7"/>
    <w:rsid w:val="006474DF"/>
    <w:rsid w:val="00656D67"/>
    <w:rsid w:val="00712D13"/>
    <w:rsid w:val="009A0F34"/>
    <w:rsid w:val="00B925F9"/>
    <w:rsid w:val="00CA41DE"/>
    <w:rsid w:val="00CF2385"/>
    <w:rsid w:val="00EF1DFF"/>
    <w:rsid w:val="00EF679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DiS1</b:Tag>
    <b:SourceType>BookSection</b:SourceType>
    <b:Guid>{DF68362E-B005-4B7E-8795-3B5BB35CBCD2}</b:Guid>
    <b:Title>Stochastic optimal scheduling of distributed energy resources with renewables considering economic and environmental aspects</b:Title>
    <b:Author>
      <b:Author>
        <b:NameList>
          <b:Person>
            <b:Last>Di Somma</b:Last>
            <b:First>M.</b:First>
          </b:Person>
          <b:Person>
            <b:Last>Graditi</b:Last>
            <b:First>G.</b:First>
          </b:Person>
          <b:Person>
            <b:Last>Heydarian-Forushani</b:Last>
            <b:First>E.</b:First>
          </b:Person>
          <b:Person>
            <b:Last>Shafie-khah</b:Last>
            <b:First>M.</b:First>
          </b:Person>
          <b:Person>
            <b:Last>Siano</b:Last>
            <b:First>P.</b:First>
          </b:Person>
        </b:NameList>
      </b:Author>
    </b:Author>
    <b:Publisher>Renewable energy, 116, 272-287</b:Publisher>
    <b:Year>2018</b:Year>
    <b:RefOrder>16</b:RefOrder>
  </b:Source>
  <b:Source>
    <b:Tag>Mul</b:Tag>
    <b:SourceType>BookSection</b:SourceType>
    <b:Guid>{EF56AF9E-C757-4A97-AE39-40FCAA8F0737}</b:Guid>
    <b:Title>Multiobjective operation optimization of DER for short-and long-run sustainability of local integrated energy systems</b:Title>
    <b:BookTitle>In Distributed energy resources in local integrated energy systems</b:BookTitle>
    <b:Pages>pp. 89-123</b:Pages>
    <b:Publisher>Elsevier</b:Publisher>
    <b:Author>
      <b:Author>
        <b:NameList>
          <b:Person>
            <b:Last>Yan</b:Last>
            <b:First>B.</b:First>
          </b:Person>
          <b:Person>
            <b:Last>Di Somma</b:Last>
            <b:First>M.</b:First>
          </b:Person>
          <b:Person>
            <b:Last>Graditi</b:Last>
            <b:First>G.</b:First>
          </b:Person>
        </b:NameList>
      </b:Author>
    </b:Author>
    <b:Year>2021</b:Year>
    <b:RefOrder>19</b:RefOrder>
  </b:Source>
  <b:Source>
    <b:Tag>DiS21</b:Tag>
    <b:SourceType>BookSection</b:SourceType>
    <b:Guid>{0CC70A1E-0873-4272-B9B5-1AF574416C29}</b:Guid>
    <b:Author>
      <b:Author>
        <b:NameList>
          <b:Person>
            <b:Last>Di Somma</b:Last>
            <b:First>M.</b:First>
          </b:Person>
          <b:Person>
            <b:Last>Caliano</b:Last>
            <b:First>M.</b:First>
          </b:Person>
          <b:Person>
            <b:Last>Cigolotti</b:Last>
            <b:First>V.</b:First>
          </b:Person>
          <b:Person>
            <b:Last>Graditi</b:Last>
            <b:First>G.</b:First>
          </b:Person>
        </b:NameList>
      </b:Author>
    </b:Author>
    <b:Title>Investigating Hydrogen-Based Non-Conventional Storage for PV Power in Eco-Energetic Optimization of a Multi-Energy System</b:Title>
    <b:Year>2021</b:Year>
    <b:BookTitle>Energies, 14(23), 8096</b:BookTitle>
    <b:RefOrder>23</b:RefOrder>
  </b:Source>
  <b:Source>
    <b:Tag>DiS20</b:Tag>
    <b:SourceType>BookSection</b:SourceType>
    <b:Guid>{9E58A154-BF1E-40B2-88C8-ED94F023DEB9}</b:Guid>
    <b:Author>
      <b:Author>
        <b:NameList>
          <b:Person>
            <b:Last>Di Somma</b:Last>
            <b:First>M.</b:First>
          </b:Person>
          <b:Person>
            <b:Last>Ciabattoni</b:Last>
            <b:First>L.</b:First>
          </b:Person>
          <b:Person>
            <b:Last>Comodi</b:Last>
            <b:First>G.</b:First>
          </b:Person>
          <b:Person>
            <b:Last>Graditi</b:Last>
            <b:First>G.</b:First>
          </b:Person>
        </b:NameList>
      </b:Author>
    </b:Author>
    <b:Title>Managing plug-in electric vehicles in eco-environmental operation optimization of local multi-energy systems</b:Title>
    <b:BookTitle>Sustainable Energy, Grids and Networks, 23, 100376</b:BookTitle>
    <b:Year>2020</b:Year>
    <b:RefOrder>26</b:RefOrder>
  </b:Source>
  <b:Source>
    <b:Tag>eNe22</b:Tag>
    <b:SourceType>BookSection</b:SourceType>
    <b:Guid>{364D9E76-15A9-4FC9-9AA8-05A8469A6BA8}</b:Guid>
    <b:Author>
      <b:Author>
        <b:Corporate>eNeuron project</b:Corporate>
      </b:Author>
    </b:Author>
    <b:Title>D4.1: Report on the energy hub concept and the multi objective programming approach of an energy hub</b:Title>
    <b:BookTitle>WP4, Task 4.1</b:BookTitle>
    <b:Year>February 2022</b:Year>
    <b:RefOrder>1</b:RefOrder>
  </b:Source>
  <b:Source>
    <b:Tag>MDi</b:Tag>
    <b:SourceType>Book</b:SourceType>
    <b:Guid>{09AD4A44-6881-4719-98AF-E2F98D551754}</b:Guid>
    <b:Title>M. Di Somma, B. Yan, N. Bianco, G. Graditi, P.B. Luh, L. Mongibello, V. Naso. Multi-objective design optimization of distributed energy systems through cost and exergy assessments. Applied Energy 204 (2017) 1299–1316</b:Title>
    <b:RefOrder>1</b:RefOrder>
  </b:Source>
</b:Sources>
</file>

<file path=customXml/itemProps1.xml><?xml version="1.0" encoding="utf-8"?>
<ds:datastoreItem xmlns:ds="http://schemas.openxmlformats.org/officeDocument/2006/customXml" ds:itemID="{634C62C1-4741-4444-AE93-E5A8F5A70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3934</Words>
  <Characters>22425</Characters>
  <Application>Microsoft Office Word</Application>
  <DocSecurity>0</DocSecurity>
  <Lines>186</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Ferruzzi</dc:creator>
  <cp:keywords/>
  <dc:description/>
  <cp:lastModifiedBy>Seyede Zahra Tajalli</cp:lastModifiedBy>
  <cp:revision>2</cp:revision>
  <dcterms:created xsi:type="dcterms:W3CDTF">2025-02-14T09:44:00Z</dcterms:created>
  <dcterms:modified xsi:type="dcterms:W3CDTF">2025-02-14T09:44:00Z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378a4c5ef6f2a5fb0963339710fc4db2dfaa4b18bcafdad505cdf827585e390e</vt:lpwstr>
  </property>
</Properties>
</file>